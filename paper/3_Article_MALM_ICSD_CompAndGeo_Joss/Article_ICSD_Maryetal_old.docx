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D8314" w14:textId="62F6477E" w:rsidR="004B49BC" w:rsidRPr="004B49BC" w:rsidRDefault="004B49BC" w:rsidP="007D4192">
      <w:pPr>
        <w:pStyle w:val="LeftRunhead"/>
        <w:spacing w:line="480" w:lineRule="auto"/>
        <w:rPr>
          <w:i/>
        </w:rPr>
      </w:pPr>
      <w:r w:rsidRPr="004B49BC">
        <w:rPr>
          <w:i/>
        </w:rPr>
        <w:t>Tentatively in Computer and Geosciences</w:t>
      </w:r>
    </w:p>
    <w:p w14:paraId="2BCD8AAB" w14:textId="77777777" w:rsidR="007D4192" w:rsidRPr="004B49BC" w:rsidRDefault="00FE24A3" w:rsidP="007D4192">
      <w:pPr>
        <w:pStyle w:val="LeftRunhead"/>
        <w:spacing w:line="480" w:lineRule="auto"/>
        <w:rPr>
          <w:szCs w:val="24"/>
          <w:lang w:val="en-GB"/>
        </w:rPr>
      </w:pPr>
      <w:r w:rsidRPr="004B49BC">
        <w:rPr>
          <w:szCs w:val="24"/>
          <w:lang w:val="en-GB"/>
        </w:rPr>
        <w:t>Core ideas</w:t>
      </w:r>
    </w:p>
    <w:p w14:paraId="011411F3" w14:textId="069B0538" w:rsidR="008D40E5" w:rsidRDefault="00FB7892" w:rsidP="00FB7892">
      <w:pPr>
        <w:pStyle w:val="LeftRunhead"/>
        <w:numPr>
          <w:ilvl w:val="0"/>
          <w:numId w:val="2"/>
        </w:numPr>
        <w:jc w:val="both"/>
        <w:rPr>
          <w:szCs w:val="24"/>
          <w:lang w:val="en-GB"/>
        </w:rPr>
      </w:pPr>
      <w:r>
        <w:rPr>
          <w:szCs w:val="24"/>
          <w:lang w:val="en-GB"/>
        </w:rPr>
        <w:t xml:space="preserve">Propose an open source and </w:t>
      </w:r>
      <w:r w:rsidRPr="00FB7892">
        <w:rPr>
          <w:szCs w:val="24"/>
          <w:lang w:val="en-GB"/>
        </w:rPr>
        <w:t xml:space="preserve">generic </w:t>
      </w:r>
      <w:r w:rsidR="001A1DB6">
        <w:rPr>
          <w:szCs w:val="24"/>
          <w:lang w:val="en-GB"/>
        </w:rPr>
        <w:t>algorithm</w:t>
      </w:r>
      <w:r>
        <w:rPr>
          <w:szCs w:val="24"/>
          <w:lang w:val="en-GB"/>
        </w:rPr>
        <w:t xml:space="preserve"> to invert current source density in Mise-à-la-Masse prospection</w:t>
      </w:r>
    </w:p>
    <w:p w14:paraId="0423DB69" w14:textId="126E7BB9" w:rsidR="00146D84" w:rsidRPr="00146D84" w:rsidRDefault="00146D84" w:rsidP="00146D84">
      <w:pPr>
        <w:pStyle w:val="LeftRunhead"/>
        <w:numPr>
          <w:ilvl w:val="0"/>
          <w:numId w:val="2"/>
        </w:numPr>
        <w:jc w:val="both"/>
        <w:rPr>
          <w:szCs w:val="24"/>
          <w:lang w:val="en-GB"/>
        </w:rPr>
      </w:pPr>
      <w:r>
        <w:rPr>
          <w:szCs w:val="24"/>
          <w:lang w:val="en-GB"/>
        </w:rPr>
        <w:t>Model appraisal and uncertainties</w:t>
      </w:r>
    </w:p>
    <w:p w14:paraId="7DB29380" w14:textId="34537D34" w:rsidR="00FB7892" w:rsidRDefault="00FB7892" w:rsidP="00FB7892">
      <w:pPr>
        <w:pStyle w:val="LeftRunhead"/>
        <w:numPr>
          <w:ilvl w:val="0"/>
          <w:numId w:val="2"/>
        </w:numPr>
        <w:jc w:val="both"/>
        <w:rPr>
          <w:szCs w:val="24"/>
          <w:lang w:val="en-GB"/>
        </w:rPr>
      </w:pPr>
      <w:r>
        <w:rPr>
          <w:szCs w:val="24"/>
          <w:lang w:val="en-GB"/>
        </w:rPr>
        <w:t xml:space="preserve">Show the </w:t>
      </w:r>
      <w:r w:rsidR="00982738">
        <w:rPr>
          <w:szCs w:val="24"/>
          <w:lang w:val="en-GB"/>
        </w:rPr>
        <w:t>application</w:t>
      </w:r>
      <w:r>
        <w:rPr>
          <w:szCs w:val="24"/>
          <w:lang w:val="en-GB"/>
        </w:rPr>
        <w:t xml:space="preserve"> of the </w:t>
      </w:r>
      <w:r w:rsidR="00982738">
        <w:rPr>
          <w:szCs w:val="24"/>
          <w:lang w:val="en-GB"/>
        </w:rPr>
        <w:t>algorithm</w:t>
      </w:r>
      <w:r>
        <w:rPr>
          <w:szCs w:val="24"/>
          <w:lang w:val="en-GB"/>
        </w:rPr>
        <w:t xml:space="preserve"> on three </w:t>
      </w:r>
      <w:r w:rsidR="00982738">
        <w:rPr>
          <w:szCs w:val="24"/>
          <w:lang w:val="en-GB"/>
        </w:rPr>
        <w:t>different</w:t>
      </w:r>
      <w:r>
        <w:rPr>
          <w:szCs w:val="24"/>
          <w:lang w:val="en-GB"/>
        </w:rPr>
        <w:t xml:space="preserve"> contexts</w:t>
      </w:r>
      <w:r w:rsidR="00146D84">
        <w:rPr>
          <w:szCs w:val="24"/>
          <w:lang w:val="en-GB"/>
        </w:rPr>
        <w:t>: plant root imaging, landfill leakage and salt intrusion monitoring</w:t>
      </w:r>
    </w:p>
    <w:p w14:paraId="01F70976" w14:textId="289F2505" w:rsidR="009E20EF" w:rsidRPr="009E20EF" w:rsidRDefault="009E20EF" w:rsidP="009E20EF">
      <w:pPr>
        <w:pStyle w:val="LeftRunhead"/>
        <w:numPr>
          <w:ilvl w:val="0"/>
          <w:numId w:val="2"/>
        </w:numPr>
        <w:spacing w:line="480" w:lineRule="auto"/>
        <w:rPr>
          <w:i/>
          <w:szCs w:val="24"/>
        </w:rPr>
      </w:pPr>
      <w:bookmarkStart w:id="0" w:name="_Hlk33810711"/>
      <w:bookmarkEnd w:id="0"/>
      <w:r>
        <w:rPr>
          <w:szCs w:val="24"/>
        </w:rPr>
        <w:t>Address pip to download the open source python package “</w:t>
      </w:r>
      <w:proofErr w:type="spellStart"/>
      <w:r>
        <w:rPr>
          <w:szCs w:val="24"/>
        </w:rPr>
        <w:t>pyMALM</w:t>
      </w:r>
      <w:proofErr w:type="spellEnd"/>
      <w:r>
        <w:rPr>
          <w:szCs w:val="24"/>
        </w:rPr>
        <w:t xml:space="preserve">”: </w:t>
      </w:r>
      <w:r>
        <w:rPr>
          <w:i/>
          <w:szCs w:val="24"/>
        </w:rPr>
        <w:t>coming soon</w:t>
      </w:r>
    </w:p>
    <w:p w14:paraId="7A014009" w14:textId="70DA2142" w:rsidR="00B05DE2" w:rsidRPr="00FB7892" w:rsidRDefault="00FB7892" w:rsidP="00B05DE2">
      <w:pPr>
        <w:pStyle w:val="Authors"/>
        <w:tabs>
          <w:tab w:val="center" w:pos="4680"/>
          <w:tab w:val="left" w:pos="7440"/>
        </w:tabs>
        <w:spacing w:line="480" w:lineRule="auto"/>
        <w:jc w:val="left"/>
        <w:rPr>
          <w:b/>
          <w:kern w:val="28"/>
          <w:sz w:val="32"/>
          <w:szCs w:val="24"/>
          <w:lang w:val="fr-FR"/>
        </w:rPr>
      </w:pPr>
      <w:r w:rsidRPr="00FB7892">
        <w:rPr>
          <w:b/>
          <w:kern w:val="28"/>
          <w:sz w:val="32"/>
          <w:szCs w:val="24"/>
          <w:lang w:val="fr-FR"/>
        </w:rPr>
        <w:t xml:space="preserve">A </w:t>
      </w:r>
      <w:proofErr w:type="spellStart"/>
      <w:r w:rsidRPr="00FB7892">
        <w:rPr>
          <w:b/>
          <w:kern w:val="28"/>
          <w:sz w:val="32"/>
          <w:szCs w:val="24"/>
          <w:lang w:val="fr-FR"/>
        </w:rPr>
        <w:t>generic</w:t>
      </w:r>
      <w:proofErr w:type="spellEnd"/>
      <w:r w:rsidRPr="00FB7892">
        <w:rPr>
          <w:b/>
          <w:kern w:val="28"/>
          <w:sz w:val="32"/>
          <w:szCs w:val="24"/>
          <w:lang w:val="fr-FR"/>
        </w:rPr>
        <w:t xml:space="preserve"> </w:t>
      </w:r>
      <w:proofErr w:type="spellStart"/>
      <w:r w:rsidRPr="00FB7892">
        <w:rPr>
          <w:b/>
          <w:kern w:val="28"/>
          <w:sz w:val="32"/>
          <w:szCs w:val="24"/>
          <w:lang w:val="fr-FR"/>
        </w:rPr>
        <w:t>current</w:t>
      </w:r>
      <w:proofErr w:type="spellEnd"/>
      <w:r w:rsidRPr="00FB7892">
        <w:rPr>
          <w:b/>
          <w:kern w:val="28"/>
          <w:sz w:val="32"/>
          <w:szCs w:val="24"/>
          <w:lang w:val="fr-FR"/>
        </w:rPr>
        <w:t xml:space="preserve"> source inversion </w:t>
      </w:r>
      <w:proofErr w:type="spellStart"/>
      <w:r w:rsidR="001A1DB6">
        <w:rPr>
          <w:b/>
          <w:kern w:val="28"/>
          <w:sz w:val="32"/>
          <w:szCs w:val="24"/>
          <w:lang w:val="fr-FR"/>
        </w:rPr>
        <w:t>algorithm</w:t>
      </w:r>
      <w:proofErr w:type="spellEnd"/>
      <w:r w:rsidRPr="00FB7892">
        <w:rPr>
          <w:b/>
          <w:kern w:val="28"/>
          <w:sz w:val="32"/>
          <w:szCs w:val="24"/>
          <w:lang w:val="fr-FR"/>
        </w:rPr>
        <w:t xml:space="preserve"> for Mise-à-l</w:t>
      </w:r>
      <w:r>
        <w:rPr>
          <w:b/>
          <w:kern w:val="28"/>
          <w:sz w:val="32"/>
          <w:szCs w:val="24"/>
          <w:lang w:val="fr-FR"/>
        </w:rPr>
        <w:t>a-masse prospection</w:t>
      </w:r>
    </w:p>
    <w:p w14:paraId="1D029248" w14:textId="493E05EC" w:rsidR="007D4192" w:rsidRPr="00982738" w:rsidRDefault="007D4192" w:rsidP="007D4192">
      <w:pPr>
        <w:pStyle w:val="Affiliations"/>
        <w:spacing w:line="480" w:lineRule="auto"/>
        <w:rPr>
          <w:sz w:val="24"/>
          <w:szCs w:val="24"/>
          <w:lang w:val="en-GB"/>
        </w:rPr>
      </w:pPr>
      <w:r w:rsidRPr="004B49BC">
        <w:rPr>
          <w:sz w:val="24"/>
          <w:szCs w:val="24"/>
          <w:lang w:val="it-IT"/>
        </w:rPr>
        <w:t>Benjamin Mary</w:t>
      </w:r>
      <w:r w:rsidRPr="004B49BC">
        <w:rPr>
          <w:sz w:val="24"/>
          <w:szCs w:val="24"/>
          <w:vertAlign w:val="superscript"/>
          <w:lang w:val="it-IT"/>
        </w:rPr>
        <w:t>1,2</w:t>
      </w:r>
      <w:r w:rsidRPr="004B49BC">
        <w:rPr>
          <w:sz w:val="24"/>
          <w:szCs w:val="24"/>
          <w:lang w:val="it-IT"/>
        </w:rPr>
        <w:t xml:space="preserve">, </w:t>
      </w:r>
      <w:r w:rsidR="00FB7892" w:rsidRPr="004B49BC">
        <w:rPr>
          <w:sz w:val="24"/>
          <w:szCs w:val="24"/>
          <w:lang w:val="it-IT"/>
        </w:rPr>
        <w:t xml:space="preserve">Luca Peruzzo ? Yuxin Wu ? </w:t>
      </w:r>
      <w:r w:rsidR="00FB7892" w:rsidRPr="00FB7892">
        <w:rPr>
          <w:sz w:val="24"/>
          <w:szCs w:val="24"/>
          <w:lang w:val="it-IT"/>
        </w:rPr>
        <w:t>Gio</w:t>
      </w:r>
      <w:r w:rsidR="00FB7892">
        <w:rPr>
          <w:sz w:val="24"/>
          <w:szCs w:val="24"/>
          <w:lang w:val="it-IT"/>
        </w:rPr>
        <w:t xml:space="preserve">rgio Cassiani? </w:t>
      </w:r>
      <w:r w:rsidR="00FB7892" w:rsidRPr="00982738">
        <w:rPr>
          <w:sz w:val="24"/>
          <w:szCs w:val="24"/>
          <w:lang w:val="en-GB"/>
        </w:rPr>
        <w:t xml:space="preserve">Florian Wagner? Guillaume </w:t>
      </w:r>
      <w:proofErr w:type="spellStart"/>
      <w:proofErr w:type="gramStart"/>
      <w:r w:rsidR="00FB7892" w:rsidRPr="00982738">
        <w:rPr>
          <w:sz w:val="24"/>
          <w:szCs w:val="24"/>
          <w:lang w:val="en-GB"/>
        </w:rPr>
        <w:t>Blanchy</w:t>
      </w:r>
      <w:proofErr w:type="spellEnd"/>
      <w:r w:rsidR="00FB7892" w:rsidRPr="00982738">
        <w:rPr>
          <w:sz w:val="24"/>
          <w:szCs w:val="24"/>
          <w:lang w:val="en-GB"/>
        </w:rPr>
        <w:t>?</w:t>
      </w:r>
      <w:r w:rsidR="004B49BC" w:rsidRPr="00982738">
        <w:rPr>
          <w:sz w:val="24"/>
          <w:szCs w:val="24"/>
          <w:lang w:val="en-GB"/>
        </w:rPr>
        <w:t>,</w:t>
      </w:r>
      <w:proofErr w:type="gramEnd"/>
      <w:r w:rsidR="004B49BC" w:rsidRPr="00982738">
        <w:rPr>
          <w:sz w:val="24"/>
          <w:szCs w:val="24"/>
          <w:lang w:val="en-GB"/>
        </w:rPr>
        <w:t xml:space="preserve"> Andrew Binley?</w:t>
      </w:r>
    </w:p>
    <w:p w14:paraId="06B2A0A9" w14:textId="77777777" w:rsidR="007D4192" w:rsidRDefault="007D4192" w:rsidP="00C2481B">
      <w:pPr>
        <w:pStyle w:val="Affiliations"/>
        <w:jc w:val="both"/>
        <w:rPr>
          <w:sz w:val="24"/>
          <w:szCs w:val="24"/>
          <w:lang w:val="it-IT"/>
        </w:rPr>
      </w:pPr>
      <w:bookmarkStart w:id="1" w:name="_Hlk32593142"/>
      <w:r w:rsidRPr="007D4192">
        <w:rPr>
          <w:sz w:val="24"/>
          <w:szCs w:val="24"/>
          <w:vertAlign w:val="superscript"/>
          <w:lang w:val="it-IT"/>
        </w:rPr>
        <w:t>1</w:t>
      </w:r>
      <w:r w:rsidRPr="007D4192">
        <w:rPr>
          <w:sz w:val="24"/>
          <w:szCs w:val="24"/>
          <w:lang w:val="it-IT"/>
        </w:rPr>
        <w:t>Dipartimento di Geoscienze, Università degli Studi di Padova, Via G. Gradenigo, 6–35131 Padova, Italy</w:t>
      </w:r>
    </w:p>
    <w:bookmarkEnd w:id="1"/>
    <w:p w14:paraId="0DCA3855" w14:textId="77777777" w:rsidR="007D4192" w:rsidRDefault="007D4192" w:rsidP="00C2481B">
      <w:pPr>
        <w:pStyle w:val="Affiliations"/>
        <w:jc w:val="both"/>
        <w:rPr>
          <w:ins w:id="2" w:author="Mary Benjamin" w:date="2020-02-25T19:13:00Z"/>
          <w:sz w:val="24"/>
          <w:szCs w:val="24"/>
          <w:lang w:val="en-GB"/>
        </w:rPr>
      </w:pPr>
      <w:r w:rsidRPr="007D4192">
        <w:rPr>
          <w:sz w:val="24"/>
          <w:szCs w:val="24"/>
          <w:vertAlign w:val="superscript"/>
          <w:lang w:val="en-GB"/>
        </w:rPr>
        <w:t>2</w:t>
      </w:r>
      <w:r w:rsidRPr="007D4192">
        <w:rPr>
          <w:sz w:val="24"/>
          <w:szCs w:val="24"/>
          <w:lang w:val="en-GB"/>
        </w:rPr>
        <w:t>Earth and Environmental Sciences, Lawrence Berkeley National Laboratory, Berkeley, California 94720, USA.</w:t>
      </w:r>
    </w:p>
    <w:p w14:paraId="07C03534" w14:textId="77777777" w:rsidR="008451E9" w:rsidRPr="007D4192" w:rsidRDefault="008451E9" w:rsidP="00C2481B">
      <w:pPr>
        <w:pStyle w:val="Affiliations"/>
        <w:jc w:val="both"/>
        <w:rPr>
          <w:sz w:val="24"/>
          <w:szCs w:val="24"/>
          <w:lang w:val="en-GB"/>
        </w:rPr>
      </w:pPr>
    </w:p>
    <w:p w14:paraId="73C5C8BB" w14:textId="77777777" w:rsidR="007D4192" w:rsidRDefault="007D4192" w:rsidP="007D4192">
      <w:pPr>
        <w:pStyle w:val="Affiliations"/>
        <w:spacing w:line="480" w:lineRule="auto"/>
        <w:rPr>
          <w:sz w:val="24"/>
          <w:szCs w:val="24"/>
        </w:rPr>
      </w:pPr>
      <w:r w:rsidRPr="007D4192">
        <w:rPr>
          <w:sz w:val="24"/>
          <w:szCs w:val="24"/>
        </w:rPr>
        <w:t>Correspondence to: Benjamin Mary (</w:t>
      </w:r>
      <w:hyperlink r:id="rId8" w:history="1">
        <w:r w:rsidRPr="005747F0">
          <w:rPr>
            <w:rStyle w:val="Hyperlink"/>
            <w:sz w:val="24"/>
            <w:szCs w:val="24"/>
          </w:rPr>
          <w:t>benjamin.mary@unipd.it</w:t>
        </w:r>
      </w:hyperlink>
      <w:r w:rsidRPr="007D4192">
        <w:rPr>
          <w:sz w:val="24"/>
          <w:szCs w:val="24"/>
        </w:rPr>
        <w:t>)</w:t>
      </w:r>
    </w:p>
    <w:p w14:paraId="05B29AA9" w14:textId="77777777" w:rsidR="00654552" w:rsidRDefault="00654552" w:rsidP="00654552">
      <w:pPr>
        <w:pStyle w:val="BibTitle"/>
        <w:spacing w:line="480" w:lineRule="auto"/>
        <w:rPr>
          <w:szCs w:val="24"/>
        </w:rPr>
      </w:pPr>
    </w:p>
    <w:p w14:paraId="12B8A320" w14:textId="70D1FA3D" w:rsidR="009646B8" w:rsidRPr="009E20EF" w:rsidRDefault="001D3F23" w:rsidP="009646B8">
      <w:pPr>
        <w:numPr>
          <w:ilvl w:val="0"/>
          <w:numId w:val="3"/>
        </w:numPr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hyperlink r:id="rId9" w:anchor="kwrds0010" w:tooltip="Keywords" w:history="1">
        <w:r w:rsidR="009646B8" w:rsidRPr="009E20EF">
          <w:rPr>
            <w:rFonts w:ascii="Times New Roman" w:eastAsia="Times New Roman" w:hAnsi="Times New Roman" w:cs="Times New Roman"/>
            <w:sz w:val="24"/>
            <w:szCs w:val="24"/>
            <w:lang w:val="fr-FR"/>
          </w:rPr>
          <w:t>Keywords</w:t>
        </w:r>
      </w:hyperlink>
      <w:r w:rsidR="009E20EF" w:rsidRPr="009E20EF">
        <w:rPr>
          <w:rFonts w:ascii="Times New Roman" w:eastAsia="Times New Roman" w:hAnsi="Times New Roman" w:cs="Times New Roman"/>
          <w:sz w:val="24"/>
          <w:szCs w:val="24"/>
          <w:lang w:val="fr-FR"/>
        </w:rPr>
        <w:t>: Mise-à-la-m</w:t>
      </w:r>
      <w:r w:rsidR="009E20E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asse, inversion, ERT, curent </w:t>
      </w:r>
      <w:proofErr w:type="spellStart"/>
      <w:r w:rsidR="009E20EF">
        <w:rPr>
          <w:rFonts w:ascii="Times New Roman" w:eastAsia="Times New Roman" w:hAnsi="Times New Roman" w:cs="Times New Roman"/>
          <w:sz w:val="24"/>
          <w:szCs w:val="24"/>
          <w:lang w:val="fr-FR"/>
        </w:rPr>
        <w:t>density</w:t>
      </w:r>
      <w:proofErr w:type="spellEnd"/>
    </w:p>
    <w:p w14:paraId="2FE3E816" w14:textId="77777777" w:rsidR="00D00EA2" w:rsidRPr="009E20EF" w:rsidRDefault="00D00EA2" w:rsidP="004A4D62">
      <w:pPr>
        <w:rPr>
          <w:lang w:val="fr-FR"/>
        </w:rPr>
      </w:pPr>
    </w:p>
    <w:p w14:paraId="554B71A7" w14:textId="119C2755" w:rsidR="004E4864" w:rsidRPr="009E20EF" w:rsidRDefault="004E4864">
      <w:pPr>
        <w:rPr>
          <w:lang w:val="fr-FR"/>
        </w:rPr>
      </w:pPr>
      <w:r w:rsidRPr="009E20EF">
        <w:rPr>
          <w:lang w:val="fr-FR"/>
        </w:rPr>
        <w:br w:type="page"/>
      </w:r>
    </w:p>
    <w:p w14:paraId="0902C64D" w14:textId="77777777" w:rsidR="009646B8" w:rsidRPr="009646B8" w:rsidRDefault="001D3F23" w:rsidP="009646B8">
      <w:pPr>
        <w:pStyle w:val="AckTitle"/>
        <w:spacing w:line="480" w:lineRule="auto"/>
        <w:rPr>
          <w:szCs w:val="24"/>
        </w:rPr>
      </w:pPr>
      <w:hyperlink r:id="rId10" w:anchor="abs0010" w:tooltip="Abstract" w:history="1">
        <w:r w:rsidR="009646B8" w:rsidRPr="009646B8">
          <w:rPr>
            <w:szCs w:val="24"/>
          </w:rPr>
          <w:t>Abstract</w:t>
        </w:r>
      </w:hyperlink>
    </w:p>
    <w:p w14:paraId="0C04CCA5" w14:textId="51E1C9E9" w:rsidR="00FB7892" w:rsidRPr="00877C2C" w:rsidRDefault="00FB7892" w:rsidP="00FB7892">
      <w:pPr>
        <w:pStyle w:val="AckTitle"/>
        <w:spacing w:line="480" w:lineRule="auto"/>
        <w:rPr>
          <w:szCs w:val="24"/>
        </w:rPr>
      </w:pPr>
      <w:r>
        <w:rPr>
          <w:szCs w:val="24"/>
        </w:rPr>
        <w:t>INtroduction</w:t>
      </w:r>
    </w:p>
    <w:p w14:paraId="0FA68DE0" w14:textId="77777777" w:rsidR="009646B8" w:rsidRPr="009646B8" w:rsidRDefault="009646B8" w:rsidP="009646B8">
      <w:pPr>
        <w:pStyle w:val="AckTitle"/>
        <w:spacing w:line="480" w:lineRule="auto"/>
        <w:rPr>
          <w:szCs w:val="24"/>
        </w:rPr>
      </w:pPr>
      <w:r w:rsidRPr="009646B8">
        <w:rPr>
          <w:szCs w:val="24"/>
        </w:rPr>
        <w:t>2. Structure of the code</w:t>
      </w:r>
    </w:p>
    <w:p w14:paraId="039D7FF4" w14:textId="6571DAB1" w:rsidR="009646B8" w:rsidRDefault="009646B8" w:rsidP="009646B8">
      <w:pPr>
        <w:pStyle w:val="AckTitle"/>
        <w:spacing w:line="480" w:lineRule="auto"/>
        <w:rPr>
          <w:szCs w:val="24"/>
        </w:rPr>
      </w:pPr>
      <w:r w:rsidRPr="009646B8">
        <w:rPr>
          <w:szCs w:val="24"/>
        </w:rPr>
        <w:t>3. Applications</w:t>
      </w:r>
    </w:p>
    <w:p w14:paraId="5B6532A4" w14:textId="5343BB97" w:rsidR="009E20EF" w:rsidRDefault="009E20EF" w:rsidP="009E20EF">
      <w:pPr>
        <w:pStyle w:val="Heading2"/>
      </w:pPr>
      <w:r w:rsidRPr="009E20EF">
        <w:t>R</w:t>
      </w:r>
      <w:r w:rsidR="00CA0E14" w:rsidRPr="009E20EF">
        <w:t>oot system imaging</w:t>
      </w:r>
      <w:r w:rsidRPr="009E20EF">
        <w:t xml:space="preserve"> case</w:t>
      </w:r>
    </w:p>
    <w:p w14:paraId="68806BDE" w14:textId="550FBB1A" w:rsidR="009E20EF" w:rsidRDefault="009E20EF" w:rsidP="009E20EF"/>
    <w:p w14:paraId="5789AA76" w14:textId="77777777" w:rsidR="009E20EF" w:rsidRPr="009E20EF" w:rsidRDefault="009E20EF" w:rsidP="009E20EF"/>
    <w:p w14:paraId="19AE8F46" w14:textId="66848EEF" w:rsidR="00CA0E14" w:rsidRPr="009E20EF" w:rsidRDefault="009E20EF" w:rsidP="009E20EF">
      <w:pPr>
        <w:pStyle w:val="Heading2"/>
      </w:pPr>
      <w:r w:rsidRPr="009E20EF">
        <w:t xml:space="preserve">A </w:t>
      </w:r>
      <w:r w:rsidR="00CA0E14" w:rsidRPr="009E20EF">
        <w:t xml:space="preserve">landfill leakage </w:t>
      </w:r>
      <w:r w:rsidRPr="009E20EF">
        <w:t>case</w:t>
      </w:r>
    </w:p>
    <w:p w14:paraId="051C2D06" w14:textId="02093C75" w:rsidR="00CA0E14" w:rsidRPr="009E20EF" w:rsidRDefault="009E20EF" w:rsidP="009E20EF">
      <w:pPr>
        <w:pStyle w:val="Heading2"/>
      </w:pPr>
      <w:r w:rsidRPr="009E20EF">
        <w:t>S</w:t>
      </w:r>
      <w:r w:rsidR="00CA0E14" w:rsidRPr="009E20EF">
        <w:t xml:space="preserve">alt intrusion </w:t>
      </w:r>
      <w:r w:rsidRPr="009E20EF">
        <w:t>monitoring case</w:t>
      </w:r>
    </w:p>
    <w:p w14:paraId="1954D752" w14:textId="77777777" w:rsidR="009646B8" w:rsidRPr="009646B8" w:rsidRDefault="009646B8" w:rsidP="009646B8">
      <w:pPr>
        <w:pStyle w:val="AckTitle"/>
        <w:spacing w:line="480" w:lineRule="auto"/>
        <w:rPr>
          <w:szCs w:val="24"/>
        </w:rPr>
      </w:pPr>
      <w:r w:rsidRPr="009646B8">
        <w:rPr>
          <w:szCs w:val="24"/>
        </w:rPr>
        <w:t>4. Conclusion</w:t>
      </w:r>
    </w:p>
    <w:p w14:paraId="67BE8954" w14:textId="77777777" w:rsidR="00FB7892" w:rsidRDefault="00FB7892"/>
    <w:p w14:paraId="4A53EF74" w14:textId="77777777" w:rsidR="004E4864" w:rsidRPr="00877C2C" w:rsidRDefault="004E4864" w:rsidP="004E4864">
      <w:pPr>
        <w:pStyle w:val="AckTitle"/>
        <w:spacing w:line="480" w:lineRule="auto"/>
        <w:rPr>
          <w:szCs w:val="24"/>
        </w:rPr>
      </w:pPr>
      <w:r w:rsidRPr="00877C2C">
        <w:rPr>
          <w:szCs w:val="24"/>
        </w:rPr>
        <w:t>Acknowledgments</w:t>
      </w:r>
    </w:p>
    <w:p w14:paraId="1116228A" w14:textId="77777777" w:rsidR="004E4864" w:rsidRDefault="004E4864" w:rsidP="004E4864">
      <w:pPr>
        <w:jc w:val="both"/>
        <w:rPr>
          <w:rFonts w:ascii="Times New Roman ,serif" w:hAnsi="Times New Roman ,serif"/>
          <w:lang w:val="en-GB"/>
        </w:rPr>
      </w:pPr>
      <w:r w:rsidRPr="0091367B">
        <w:rPr>
          <w:rFonts w:ascii="Times New Roman ,serif" w:hAnsi="Times New Roman ,serif"/>
          <w:lang w:val="en-GB"/>
        </w:rPr>
        <w:t xml:space="preserve">This project has received funding from the European Union’s Horizon 2020 research and innovation programme under the Marie </w:t>
      </w:r>
      <w:proofErr w:type="spellStart"/>
      <w:r w:rsidRPr="0091367B">
        <w:rPr>
          <w:rFonts w:ascii="Times New Roman ,serif" w:hAnsi="Times New Roman ,serif"/>
          <w:lang w:val="en-GB"/>
        </w:rPr>
        <w:t>Sklodowska</w:t>
      </w:r>
      <w:proofErr w:type="spellEnd"/>
      <w:r w:rsidRPr="0091367B">
        <w:rPr>
          <w:rFonts w:ascii="Times New Roman ,serif" w:hAnsi="Times New Roman ,serif"/>
          <w:lang w:val="en-GB"/>
        </w:rPr>
        <w:t>-Curie grant agreement No</w:t>
      </w:r>
      <w:r>
        <w:rPr>
          <w:rFonts w:ascii="Times New Roman ,serif" w:hAnsi="Times New Roman ,serif"/>
          <w:lang w:val="en-GB"/>
        </w:rPr>
        <w:t xml:space="preserve"> </w:t>
      </w:r>
      <w:r w:rsidRPr="0091367B">
        <w:rPr>
          <w:rFonts w:ascii="Times New Roman ,serif" w:hAnsi="Times New Roman ,serif"/>
          <w:lang w:val="en-GB"/>
        </w:rPr>
        <w:t>842922</w:t>
      </w:r>
    </w:p>
    <w:p w14:paraId="1937C31B" w14:textId="77777777" w:rsidR="0052366E" w:rsidRPr="004E4864" w:rsidRDefault="0052366E" w:rsidP="00654552">
      <w:pPr>
        <w:rPr>
          <w:lang w:val="en-GB"/>
        </w:rPr>
      </w:pPr>
    </w:p>
    <w:p w14:paraId="0B44946A" w14:textId="47BF8EAF" w:rsidR="004E4864" w:rsidRDefault="004E4864" w:rsidP="004E4864">
      <w:pPr>
        <w:pStyle w:val="BibTitle"/>
        <w:spacing w:line="480" w:lineRule="auto"/>
        <w:rPr>
          <w:szCs w:val="24"/>
        </w:rPr>
      </w:pPr>
      <w:r w:rsidRPr="00877C2C">
        <w:rPr>
          <w:szCs w:val="24"/>
        </w:rPr>
        <w:t>References</w:t>
      </w:r>
    </w:p>
    <w:p w14:paraId="1AD1B1A8" w14:textId="77777777" w:rsidR="009E20EF" w:rsidRDefault="009E20EF" w:rsidP="009E20EF">
      <w:pPr>
        <w:pStyle w:val="BibTitle"/>
        <w:spacing w:line="480" w:lineRule="auto"/>
        <w:jc w:val="left"/>
        <w:rPr>
          <w:szCs w:val="24"/>
        </w:rPr>
      </w:pPr>
    </w:p>
    <w:p w14:paraId="1A3919ED" w14:textId="257016BA" w:rsidR="004E4864" w:rsidRDefault="004B49BC" w:rsidP="00654552">
      <w:bookmarkStart w:id="3" w:name="_Hlk35254362"/>
      <w:r>
        <w:t xml:space="preserve">All </w:t>
      </w:r>
      <w:proofErr w:type="spellStart"/>
      <w:r>
        <w:t>binley’s</w:t>
      </w:r>
      <w:proofErr w:type="spellEnd"/>
      <w:r>
        <w:t xml:space="preserve"> old contributions</w:t>
      </w:r>
    </w:p>
    <w:p w14:paraId="5824A02E" w14:textId="019E3424" w:rsidR="004B49BC" w:rsidRDefault="004B49BC" w:rsidP="00654552">
      <w:r>
        <w:t xml:space="preserve">Recent paper of </w:t>
      </w:r>
      <w:proofErr w:type="spellStart"/>
      <w:r>
        <w:t>Blanchy</w:t>
      </w:r>
      <w:proofErr w:type="spellEnd"/>
      <w:r>
        <w:t xml:space="preserve"> and </w:t>
      </w:r>
      <w:proofErr w:type="spellStart"/>
      <w:r>
        <w:t>pygimli</w:t>
      </w:r>
      <w:proofErr w:type="spellEnd"/>
      <w:r>
        <w:t xml:space="preserve"> team</w:t>
      </w:r>
    </w:p>
    <w:p w14:paraId="2D42EE18" w14:textId="6F9BFBE0" w:rsidR="00982738" w:rsidRPr="00F90BBF" w:rsidRDefault="00982738" w:rsidP="00654552">
      <w:pPr>
        <w:rPr>
          <w:lang w:val="fr-FR"/>
        </w:rPr>
      </w:pPr>
      <w:r w:rsidRPr="00F90BBF">
        <w:rPr>
          <w:lang w:val="fr-FR"/>
        </w:rPr>
        <w:t xml:space="preserve">Paper </w:t>
      </w:r>
      <w:proofErr w:type="spellStart"/>
      <w:r w:rsidRPr="00F90BBF">
        <w:rPr>
          <w:lang w:val="fr-FR"/>
        </w:rPr>
        <w:t>Revil</w:t>
      </w:r>
      <w:proofErr w:type="spellEnd"/>
    </w:p>
    <w:p w14:paraId="4E1AAEE5" w14:textId="5763811D" w:rsidR="00CA0E14" w:rsidRPr="00F90BBF" w:rsidRDefault="00CA0E14" w:rsidP="00654552">
      <w:pPr>
        <w:rPr>
          <w:lang w:val="fr-FR"/>
        </w:rPr>
      </w:pPr>
      <w:r w:rsidRPr="00F90BBF">
        <w:rPr>
          <w:lang w:val="fr-FR"/>
        </w:rPr>
        <w:t xml:space="preserve">Papier Maria </w:t>
      </w:r>
      <w:r w:rsidR="00F90BBF" w:rsidRPr="00F90BBF">
        <w:rPr>
          <w:lang w:val="fr-FR"/>
        </w:rPr>
        <w:t>Theresa</w:t>
      </w:r>
    </w:p>
    <w:p w14:paraId="1DECC72F" w14:textId="2D1CBAA5" w:rsidR="00F90BBF" w:rsidRPr="00F90BBF" w:rsidRDefault="00F90BBF" w:rsidP="00654552">
      <w:pPr>
        <w:rPr>
          <w:lang w:val="it-IT"/>
        </w:rPr>
      </w:pPr>
      <w:r w:rsidRPr="00F90BBF">
        <w:rPr>
          <w:lang w:val="it-IT"/>
        </w:rPr>
        <w:t>Papier Abdoulsamad et al 2019 leak in a da</w:t>
      </w:r>
      <w:r>
        <w:rPr>
          <w:lang w:val="it-IT"/>
        </w:rPr>
        <w:t>m</w:t>
      </w:r>
    </w:p>
    <w:bookmarkEnd w:id="3"/>
    <w:p w14:paraId="3ACEB7A6" w14:textId="77777777" w:rsidR="00982738" w:rsidRPr="00F90BBF" w:rsidRDefault="00982738" w:rsidP="00654552">
      <w:pPr>
        <w:rPr>
          <w:lang w:val="it-IT"/>
        </w:rPr>
      </w:pPr>
    </w:p>
    <w:p w14:paraId="1BA45DF6" w14:textId="77777777" w:rsidR="004E4864" w:rsidRPr="00F90BBF" w:rsidRDefault="004E4864" w:rsidP="004E4864">
      <w:pPr>
        <w:pStyle w:val="BibTitle"/>
        <w:spacing w:line="480" w:lineRule="auto"/>
        <w:rPr>
          <w:szCs w:val="24"/>
          <w:lang w:val="fr-FR"/>
        </w:rPr>
      </w:pPr>
      <w:r w:rsidRPr="00F90BBF">
        <w:rPr>
          <w:szCs w:val="24"/>
          <w:lang w:val="fr-FR"/>
        </w:rPr>
        <w:lastRenderedPageBreak/>
        <w:t>FIGURES</w:t>
      </w:r>
    </w:p>
    <w:p w14:paraId="0BB55713" w14:textId="31C32DAF" w:rsidR="008D40E5" w:rsidRPr="00F90BBF" w:rsidRDefault="008D40E5" w:rsidP="008D40E5">
      <w:pPr>
        <w:keepNext/>
        <w:rPr>
          <w:lang w:val="fr-FR"/>
        </w:rPr>
      </w:pPr>
    </w:p>
    <w:p w14:paraId="1C604DC6" w14:textId="77777777" w:rsidR="009E20EF" w:rsidRDefault="007E0656" w:rsidP="009E20EF">
      <w:pPr>
        <w:keepNext/>
      </w:pPr>
      <w:commentRangeStart w:id="4"/>
      <w:r>
        <w:rPr>
          <w:noProof/>
        </w:rPr>
        <w:drawing>
          <wp:inline distT="0" distB="0" distL="0" distR="0" wp14:anchorId="189A7768" wp14:editId="6F49C6F8">
            <wp:extent cx="5943600" cy="3155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</w:p>
    <w:p w14:paraId="35945855" w14:textId="68CC1414" w:rsidR="009E20EF" w:rsidRDefault="009E20EF" w:rsidP="009E20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</w:p>
    <w:p w14:paraId="27BC7302" w14:textId="33D20D98" w:rsidR="00AA3F93" w:rsidRPr="009646B8" w:rsidRDefault="007E0656" w:rsidP="008D40E5">
      <w:pPr>
        <w:keepNext/>
      </w:pPr>
      <w:r>
        <w:rPr>
          <w:rStyle w:val="CommentReference"/>
        </w:rPr>
        <w:commentReference w:id="4"/>
      </w:r>
    </w:p>
    <w:p w14:paraId="46DA29ED" w14:textId="229C8511" w:rsidR="00222936" w:rsidRDefault="008D40E5" w:rsidP="008D40E5">
      <w:pPr>
        <w:pStyle w:val="FigureLegend"/>
        <w:spacing w:line="480" w:lineRule="auto"/>
        <w:rPr>
          <w:szCs w:val="24"/>
          <w:lang w:val="en-GB"/>
        </w:rPr>
      </w:pPr>
      <w:r w:rsidRPr="00982738">
        <w:rPr>
          <w:szCs w:val="24"/>
          <w:lang w:val="en-GB"/>
        </w:rPr>
        <w:t>Figure 1</w:t>
      </w:r>
      <w:r w:rsidR="00982738" w:rsidRPr="00982738">
        <w:rPr>
          <w:szCs w:val="24"/>
          <w:lang w:val="en-GB"/>
        </w:rPr>
        <w:t>: application on root s</w:t>
      </w:r>
      <w:r w:rsidR="00982738">
        <w:rPr>
          <w:szCs w:val="24"/>
          <w:lang w:val="en-GB"/>
        </w:rPr>
        <w:t>ystem</w:t>
      </w:r>
    </w:p>
    <w:p w14:paraId="69A9B4FD" w14:textId="77777777" w:rsidR="00222936" w:rsidRDefault="00222936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szCs w:val="24"/>
          <w:lang w:val="en-GB"/>
        </w:rPr>
        <w:br w:type="page"/>
      </w:r>
    </w:p>
    <w:p w14:paraId="11F7BE42" w14:textId="69CA6B25" w:rsidR="00654ED3" w:rsidRDefault="00B24D6F" w:rsidP="00EB6CB4">
      <w:pPr>
        <w:pStyle w:val="FigureLegend"/>
        <w:spacing w:line="480" w:lineRule="auto"/>
        <w:jc w:val="center"/>
        <w:rPr>
          <w:i/>
          <w:szCs w:val="24"/>
          <w:lang w:val="en-GB"/>
        </w:rPr>
      </w:pPr>
      <w:r>
        <w:rPr>
          <w:noProof/>
          <w:lang w:val="it-IT"/>
        </w:rPr>
        <w:lastRenderedPageBreak/>
        <w:drawing>
          <wp:inline distT="0" distB="0" distL="0" distR="0" wp14:anchorId="011CF2C7" wp14:editId="55F4548A">
            <wp:extent cx="2411960" cy="1351128"/>
            <wp:effectExtent l="0" t="0" r="7620" b="19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positiva3.EM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530" cy="136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drawing>
          <wp:inline distT="0" distB="0" distL="0" distR="0" wp14:anchorId="157D4A34" wp14:editId="53BFE623">
            <wp:extent cx="2497232" cy="1398896"/>
            <wp:effectExtent l="0" t="0" r="0" b="0"/>
            <wp:docPr id="13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positiva5.EM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69" cy="140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47EDA" wp14:editId="40E337A1">
            <wp:extent cx="2906973" cy="387488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40" cy="389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B1AC2" w14:textId="2CC72BB8" w:rsidR="00222936" w:rsidRDefault="00654ED3" w:rsidP="00654ED3">
      <w:pPr>
        <w:pStyle w:val="FigureLegend"/>
        <w:spacing w:line="480" w:lineRule="auto"/>
        <w:rPr>
          <w:szCs w:val="24"/>
          <w:lang w:val="en-GB"/>
        </w:rPr>
      </w:pPr>
      <w:r w:rsidRPr="00982738">
        <w:rPr>
          <w:szCs w:val="24"/>
          <w:lang w:val="en-GB"/>
        </w:rPr>
        <w:t xml:space="preserve">Figure 2: </w:t>
      </w:r>
      <w:bookmarkStart w:id="5" w:name="_Hlk35252406"/>
      <w:r w:rsidRPr="00982738">
        <w:rPr>
          <w:szCs w:val="24"/>
          <w:lang w:val="en-GB"/>
        </w:rPr>
        <w:t xml:space="preserve">application on a </w:t>
      </w:r>
      <w:r w:rsidR="00146D84">
        <w:rPr>
          <w:szCs w:val="24"/>
          <w:lang w:val="en-GB"/>
        </w:rPr>
        <w:t xml:space="preserve">3d </w:t>
      </w:r>
      <w:r w:rsidRPr="00982738">
        <w:rPr>
          <w:szCs w:val="24"/>
          <w:lang w:val="en-GB"/>
        </w:rPr>
        <w:t>land</w:t>
      </w:r>
      <w:r>
        <w:rPr>
          <w:szCs w:val="24"/>
          <w:lang w:val="en-GB"/>
        </w:rPr>
        <w:t>fill</w:t>
      </w:r>
      <w:r w:rsidR="00146D84">
        <w:rPr>
          <w:szCs w:val="24"/>
          <w:lang w:val="en-GB"/>
        </w:rPr>
        <w:t xml:space="preserve"> leakage</w:t>
      </w:r>
      <w:r>
        <w:rPr>
          <w:szCs w:val="24"/>
          <w:lang w:val="en-GB"/>
        </w:rPr>
        <w:t xml:space="preserve"> (</w:t>
      </w:r>
      <w:r w:rsidRPr="001300EC">
        <w:rPr>
          <w:i/>
          <w:szCs w:val="24"/>
          <w:lang w:val="en-GB"/>
        </w:rPr>
        <w:t xml:space="preserve">Landfill Porto </w:t>
      </w:r>
      <w:proofErr w:type="spellStart"/>
      <w:r w:rsidRPr="001300EC">
        <w:rPr>
          <w:i/>
          <w:szCs w:val="24"/>
          <w:lang w:val="en-GB"/>
        </w:rPr>
        <w:t>Marghera</w:t>
      </w:r>
      <w:proofErr w:type="spellEnd"/>
      <w:r w:rsidR="00146D84">
        <w:rPr>
          <w:i/>
          <w:szCs w:val="24"/>
          <w:lang w:val="en-GB"/>
        </w:rPr>
        <w:t xml:space="preserve"> – keep the field site confidential</w:t>
      </w:r>
      <w:r>
        <w:rPr>
          <w:i/>
          <w:szCs w:val="24"/>
          <w:lang w:val="en-GB"/>
        </w:rPr>
        <w:t>)</w:t>
      </w:r>
      <w:r>
        <w:rPr>
          <w:szCs w:val="24"/>
          <w:lang w:val="en-GB"/>
        </w:rPr>
        <w:t xml:space="preserve">. The ICSD shows all its usefulness when the remote electrodes are not enough distant and </w:t>
      </w:r>
      <w:r w:rsidR="00EE3501">
        <w:rPr>
          <w:szCs w:val="24"/>
          <w:lang w:val="en-GB"/>
        </w:rPr>
        <w:t>pollute</w:t>
      </w:r>
      <w:r>
        <w:rPr>
          <w:szCs w:val="24"/>
          <w:lang w:val="en-GB"/>
        </w:rPr>
        <w:t xml:space="preserve"> the signal</w:t>
      </w:r>
      <w:bookmarkEnd w:id="5"/>
    </w:p>
    <w:p w14:paraId="0B645297" w14:textId="77777777" w:rsidR="00222936" w:rsidRDefault="00222936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szCs w:val="24"/>
          <w:lang w:val="en-GB"/>
        </w:rPr>
        <w:br w:type="page"/>
      </w:r>
    </w:p>
    <w:p w14:paraId="636E19E8" w14:textId="029AB0D7" w:rsidR="00654ED3" w:rsidRPr="001300EC" w:rsidRDefault="00222936" w:rsidP="00222936">
      <w:pPr>
        <w:pStyle w:val="FigureLegend"/>
        <w:spacing w:line="480" w:lineRule="auto"/>
        <w:jc w:val="center"/>
        <w:rPr>
          <w:i/>
          <w:szCs w:val="24"/>
          <w:lang w:val="en-GB"/>
        </w:rPr>
      </w:pPr>
      <w:bookmarkStart w:id="6" w:name="_Hlk35253676"/>
      <w:commentRangeStart w:id="7"/>
      <w:r>
        <w:rPr>
          <w:noProof/>
        </w:rPr>
        <w:lastRenderedPageBreak/>
        <w:drawing>
          <wp:inline distT="0" distB="0" distL="0" distR="0" wp14:anchorId="1B36C79E" wp14:editId="5E0600D2">
            <wp:extent cx="3102464" cy="18000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46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>
        <w:rPr>
          <w:rStyle w:val="CommentReference"/>
          <w:rFonts w:asciiTheme="minorHAnsi" w:eastAsiaTheme="minorHAnsi" w:hAnsiTheme="minorHAnsi" w:cstheme="minorBidi"/>
        </w:rPr>
        <w:commentReference w:id="7"/>
      </w:r>
      <w:r>
        <w:rPr>
          <w:noProof/>
        </w:rPr>
        <w:drawing>
          <wp:inline distT="0" distB="0" distL="0" distR="0" wp14:anchorId="0BE2B0E3" wp14:editId="7E97F220">
            <wp:extent cx="2185213" cy="21600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521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6"/>
      <w:r>
        <w:rPr>
          <w:noProof/>
        </w:rPr>
        <w:drawing>
          <wp:inline distT="0" distB="0" distL="0" distR="0" wp14:anchorId="037ED79D" wp14:editId="6296E61C">
            <wp:extent cx="2172300" cy="216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3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22C8B990" w14:textId="0FD522B2" w:rsidR="00654ED3" w:rsidRDefault="00654ED3" w:rsidP="00654ED3">
      <w:pPr>
        <w:pStyle w:val="FigureLegend"/>
        <w:spacing w:line="480" w:lineRule="auto"/>
        <w:jc w:val="both"/>
        <w:rPr>
          <w:i/>
          <w:szCs w:val="24"/>
        </w:rPr>
      </w:pPr>
      <w:r w:rsidRPr="009646B8">
        <w:rPr>
          <w:szCs w:val="24"/>
        </w:rPr>
        <w:t xml:space="preserve">Figure </w:t>
      </w:r>
      <w:proofErr w:type="gramStart"/>
      <w:r w:rsidRPr="009646B8">
        <w:rPr>
          <w:szCs w:val="24"/>
        </w:rPr>
        <w:t>3 :</w:t>
      </w:r>
      <w:proofErr w:type="gramEnd"/>
      <w:r w:rsidRPr="009646B8">
        <w:rPr>
          <w:szCs w:val="24"/>
        </w:rPr>
        <w:t xml:space="preserve"> Time-lapse </w:t>
      </w:r>
      <w:r w:rsidR="00222936">
        <w:rPr>
          <w:szCs w:val="24"/>
        </w:rPr>
        <w:t>ERT</w:t>
      </w:r>
      <w:r>
        <w:rPr>
          <w:szCs w:val="24"/>
        </w:rPr>
        <w:t xml:space="preserve"> </w:t>
      </w:r>
      <w:r w:rsidR="00222936">
        <w:rPr>
          <w:szCs w:val="24"/>
        </w:rPr>
        <w:t>simulation m</w:t>
      </w:r>
      <w:r w:rsidRPr="009646B8">
        <w:rPr>
          <w:szCs w:val="24"/>
        </w:rPr>
        <w:t>easurements During a Saline Tracer Injection</w:t>
      </w:r>
      <w:r>
        <w:rPr>
          <w:szCs w:val="24"/>
        </w:rPr>
        <w:t xml:space="preserve">. </w:t>
      </w:r>
      <w:r w:rsidRPr="001300EC">
        <w:rPr>
          <w:i/>
          <w:szCs w:val="24"/>
        </w:rPr>
        <w:t xml:space="preserve">(figure 2d synthetic generated with </w:t>
      </w:r>
      <w:proofErr w:type="spellStart"/>
      <w:r w:rsidRPr="001300EC">
        <w:rPr>
          <w:i/>
          <w:szCs w:val="24"/>
        </w:rPr>
        <w:t>pygimli</w:t>
      </w:r>
      <w:proofErr w:type="spellEnd"/>
      <w:r w:rsidRPr="001300EC">
        <w:rPr>
          <w:i/>
          <w:szCs w:val="24"/>
        </w:rPr>
        <w:t xml:space="preserve"> – see article </w:t>
      </w:r>
      <w:proofErr w:type="spellStart"/>
      <w:r w:rsidRPr="001300EC">
        <w:rPr>
          <w:i/>
          <w:szCs w:val="24"/>
        </w:rPr>
        <w:t>pygimli</w:t>
      </w:r>
      <w:proofErr w:type="spellEnd"/>
      <w:r w:rsidRPr="001300EC">
        <w:rPr>
          <w:i/>
          <w:szCs w:val="24"/>
        </w:rPr>
        <w:t>)</w:t>
      </w:r>
    </w:p>
    <w:p w14:paraId="7EA0D26A" w14:textId="116813F9" w:rsidR="00222936" w:rsidRDefault="00222936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i/>
          <w:szCs w:val="24"/>
        </w:rPr>
        <w:br w:type="page"/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567"/>
        <w:gridCol w:w="2928"/>
        <w:gridCol w:w="2928"/>
        <w:gridCol w:w="2927"/>
      </w:tblGrid>
      <w:tr w:rsidR="00146D84" w14:paraId="27297DDF" w14:textId="77777777" w:rsidTr="00146D84">
        <w:trPr>
          <w:jc w:val="center"/>
        </w:trPr>
        <w:tc>
          <w:tcPr>
            <w:tcW w:w="303" w:type="pct"/>
          </w:tcPr>
          <w:p w14:paraId="32C88DFF" w14:textId="77777777" w:rsidR="00146D84" w:rsidRDefault="00146D84" w:rsidP="00654ED3">
            <w:pPr>
              <w:pStyle w:val="FigureLegend"/>
              <w:spacing w:line="480" w:lineRule="auto"/>
              <w:jc w:val="both"/>
              <w:rPr>
                <w:szCs w:val="24"/>
              </w:rPr>
            </w:pPr>
            <w:bookmarkStart w:id="9" w:name="_Hlk35254141"/>
          </w:p>
        </w:tc>
        <w:tc>
          <w:tcPr>
            <w:tcW w:w="1566" w:type="pct"/>
          </w:tcPr>
          <w:p w14:paraId="74284183" w14:textId="49CF5A50" w:rsidR="00146D84" w:rsidRDefault="00146D84" w:rsidP="00654ED3">
            <w:pPr>
              <w:pStyle w:val="FigureLegend"/>
              <w:spacing w:line="48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Initial resistivity model</w:t>
            </w:r>
          </w:p>
        </w:tc>
        <w:tc>
          <w:tcPr>
            <w:tcW w:w="1566" w:type="pct"/>
          </w:tcPr>
          <w:p w14:paraId="47662983" w14:textId="0DD9549E" w:rsidR="00146D84" w:rsidRDefault="00146D84" w:rsidP="00654ED3">
            <w:pPr>
              <w:pStyle w:val="FigureLegend"/>
              <w:spacing w:line="480" w:lineRule="auto"/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Votage</w:t>
            </w:r>
            <w:proofErr w:type="spellEnd"/>
            <w:r>
              <w:rPr>
                <w:szCs w:val="24"/>
              </w:rPr>
              <w:t xml:space="preserve"> distribution</w:t>
            </w:r>
          </w:p>
        </w:tc>
        <w:tc>
          <w:tcPr>
            <w:tcW w:w="1566" w:type="pct"/>
          </w:tcPr>
          <w:p w14:paraId="5BD2202E" w14:textId="65143CC5" w:rsidR="00146D84" w:rsidRDefault="00146D84" w:rsidP="00654ED3">
            <w:pPr>
              <w:pStyle w:val="FigureLegend"/>
              <w:spacing w:line="48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Current density</w:t>
            </w:r>
          </w:p>
        </w:tc>
      </w:tr>
      <w:tr w:rsidR="00146D84" w14:paraId="36309232" w14:textId="77777777" w:rsidTr="00146D84">
        <w:trPr>
          <w:trHeight w:val="1536"/>
          <w:jc w:val="center"/>
        </w:trPr>
        <w:tc>
          <w:tcPr>
            <w:tcW w:w="303" w:type="pct"/>
          </w:tcPr>
          <w:p w14:paraId="3467B5D0" w14:textId="0F7C9693" w:rsidR="00146D84" w:rsidRDefault="00146D84" w:rsidP="00654ED3">
            <w:pPr>
              <w:pStyle w:val="FigureLegend"/>
              <w:spacing w:line="480" w:lineRule="auto"/>
              <w:jc w:val="both"/>
              <w:rPr>
                <w:noProof/>
              </w:rPr>
            </w:pPr>
            <w:r>
              <w:rPr>
                <w:noProof/>
              </w:rPr>
              <w:t>T1</w:t>
            </w:r>
          </w:p>
        </w:tc>
        <w:tc>
          <w:tcPr>
            <w:tcW w:w="1566" w:type="pct"/>
          </w:tcPr>
          <w:p w14:paraId="7DCEA2D5" w14:textId="52FC4ECB" w:rsidR="00146D84" w:rsidRDefault="00146D84" w:rsidP="00654ED3">
            <w:pPr>
              <w:pStyle w:val="FigureLegend"/>
              <w:spacing w:line="480" w:lineRule="auto"/>
              <w:jc w:val="both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C74788" wp14:editId="460FE56D">
                  <wp:extent cx="1439688" cy="1080000"/>
                  <wp:effectExtent l="0" t="0" r="8255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688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6" w:type="pct"/>
          </w:tcPr>
          <w:p w14:paraId="7B49C8E0" w14:textId="6796670E" w:rsidR="00146D84" w:rsidRDefault="00146D84" w:rsidP="00654ED3">
            <w:pPr>
              <w:pStyle w:val="FigureLegend"/>
              <w:spacing w:line="480" w:lineRule="auto"/>
              <w:jc w:val="both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FC64AC" wp14:editId="60AED321">
                  <wp:extent cx="1439688" cy="1080000"/>
                  <wp:effectExtent l="0" t="0" r="8255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688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6" w:type="pct"/>
          </w:tcPr>
          <w:p w14:paraId="60E7C2FF" w14:textId="3EC76AF1" w:rsidR="00146D84" w:rsidRDefault="00146D84" w:rsidP="00654ED3">
            <w:pPr>
              <w:pStyle w:val="FigureLegend"/>
              <w:spacing w:line="480" w:lineRule="auto"/>
              <w:jc w:val="both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4A7E18" wp14:editId="02E6F0F0">
                  <wp:extent cx="1439688" cy="1080000"/>
                  <wp:effectExtent l="0" t="0" r="8255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688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D84" w14:paraId="6A3692A1" w14:textId="77777777" w:rsidTr="00146D84">
        <w:trPr>
          <w:jc w:val="center"/>
        </w:trPr>
        <w:tc>
          <w:tcPr>
            <w:tcW w:w="303" w:type="pct"/>
          </w:tcPr>
          <w:p w14:paraId="403A3961" w14:textId="24BF59B1" w:rsidR="00146D84" w:rsidRDefault="00146D84" w:rsidP="00654ED3">
            <w:pPr>
              <w:pStyle w:val="FigureLegend"/>
              <w:spacing w:line="48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T3</w:t>
            </w:r>
          </w:p>
        </w:tc>
        <w:tc>
          <w:tcPr>
            <w:tcW w:w="1566" w:type="pct"/>
          </w:tcPr>
          <w:p w14:paraId="00654EAD" w14:textId="03862D2E" w:rsidR="00146D84" w:rsidRDefault="00146D84" w:rsidP="00654ED3">
            <w:pPr>
              <w:pStyle w:val="FigureLegend"/>
              <w:spacing w:line="480" w:lineRule="auto"/>
              <w:jc w:val="both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AD7AFA" wp14:editId="6A10E1EA">
                  <wp:extent cx="1439688" cy="1080000"/>
                  <wp:effectExtent l="0" t="0" r="825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688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6" w:type="pct"/>
          </w:tcPr>
          <w:p w14:paraId="4987F367" w14:textId="46D4E57B" w:rsidR="00146D84" w:rsidRDefault="00146D84" w:rsidP="00654ED3">
            <w:pPr>
              <w:pStyle w:val="FigureLegend"/>
              <w:spacing w:line="480" w:lineRule="auto"/>
              <w:jc w:val="both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CC309A" wp14:editId="4B6DB717">
                  <wp:extent cx="1439688" cy="1080000"/>
                  <wp:effectExtent l="0" t="0" r="8255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688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6" w:type="pct"/>
          </w:tcPr>
          <w:p w14:paraId="0CA327B2" w14:textId="781FCE87" w:rsidR="00146D84" w:rsidRDefault="00146D84" w:rsidP="00654ED3">
            <w:pPr>
              <w:pStyle w:val="FigureLegend"/>
              <w:spacing w:line="480" w:lineRule="auto"/>
              <w:jc w:val="both"/>
              <w:rPr>
                <w:szCs w:val="24"/>
              </w:rPr>
            </w:pPr>
            <w:commentRangeStart w:id="10"/>
            <w:r>
              <w:rPr>
                <w:noProof/>
              </w:rPr>
              <w:drawing>
                <wp:inline distT="0" distB="0" distL="0" distR="0" wp14:anchorId="16AB8C45" wp14:editId="4A8119A8">
                  <wp:extent cx="1439688" cy="1080000"/>
                  <wp:effectExtent l="0" t="0" r="8255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688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10"/>
            <w:r w:rsidR="007E0656">
              <w:rPr>
                <w:rStyle w:val="CommentReference"/>
                <w:rFonts w:asciiTheme="minorHAnsi" w:eastAsiaTheme="minorHAnsi" w:hAnsiTheme="minorHAnsi" w:cstheme="minorBidi"/>
              </w:rPr>
              <w:commentReference w:id="10"/>
            </w:r>
          </w:p>
        </w:tc>
      </w:tr>
      <w:tr w:rsidR="00146D84" w14:paraId="0F75E872" w14:textId="77777777" w:rsidTr="00146D84">
        <w:trPr>
          <w:jc w:val="center"/>
        </w:trPr>
        <w:tc>
          <w:tcPr>
            <w:tcW w:w="303" w:type="pct"/>
          </w:tcPr>
          <w:p w14:paraId="1FB7A198" w14:textId="134C9684" w:rsidR="00146D84" w:rsidRDefault="00146D84" w:rsidP="00654ED3">
            <w:pPr>
              <w:pStyle w:val="FigureLegend"/>
              <w:spacing w:line="48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T6</w:t>
            </w:r>
          </w:p>
        </w:tc>
        <w:tc>
          <w:tcPr>
            <w:tcW w:w="1566" w:type="pct"/>
          </w:tcPr>
          <w:p w14:paraId="62BEFEE3" w14:textId="35FA8198" w:rsidR="00146D84" w:rsidRDefault="00146D84" w:rsidP="00654ED3">
            <w:pPr>
              <w:pStyle w:val="FigureLegend"/>
              <w:spacing w:line="48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CB82EE" wp14:editId="78CB1BDE">
                  <wp:extent cx="1439688" cy="1080000"/>
                  <wp:effectExtent l="0" t="0" r="8255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688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6" w:type="pct"/>
          </w:tcPr>
          <w:p w14:paraId="54452CEB" w14:textId="6B7147CE" w:rsidR="00146D84" w:rsidRDefault="00146D84" w:rsidP="00654ED3">
            <w:pPr>
              <w:pStyle w:val="FigureLegend"/>
              <w:spacing w:line="48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DC9CEC" wp14:editId="7C778FC3">
                  <wp:extent cx="1439688" cy="1080000"/>
                  <wp:effectExtent l="0" t="0" r="8255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688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6" w:type="pct"/>
          </w:tcPr>
          <w:p w14:paraId="31BF358B" w14:textId="76C9A648" w:rsidR="00146D84" w:rsidRDefault="00146D84" w:rsidP="00654ED3">
            <w:pPr>
              <w:pStyle w:val="FigureLegend"/>
              <w:spacing w:line="480" w:lineRule="auto"/>
              <w:jc w:val="both"/>
              <w:rPr>
                <w:szCs w:val="24"/>
              </w:rPr>
            </w:pPr>
            <w:commentRangeStart w:id="11"/>
            <w:r>
              <w:rPr>
                <w:noProof/>
              </w:rPr>
              <w:drawing>
                <wp:inline distT="0" distB="0" distL="0" distR="0" wp14:anchorId="5A6C8A42" wp14:editId="4916A653">
                  <wp:extent cx="1439688" cy="1080000"/>
                  <wp:effectExtent l="0" t="0" r="8255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688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11"/>
            <w:r w:rsidR="007E0656">
              <w:rPr>
                <w:rStyle w:val="CommentReference"/>
                <w:rFonts w:asciiTheme="minorHAnsi" w:eastAsiaTheme="minorHAnsi" w:hAnsiTheme="minorHAnsi" w:cstheme="minorBidi"/>
              </w:rPr>
              <w:commentReference w:id="11"/>
            </w:r>
          </w:p>
        </w:tc>
      </w:tr>
    </w:tbl>
    <w:bookmarkEnd w:id="9"/>
    <w:p w14:paraId="026BA578" w14:textId="4C253382" w:rsidR="00222936" w:rsidRDefault="00222936" w:rsidP="00222936">
      <w:pPr>
        <w:pStyle w:val="FigureLegend"/>
        <w:spacing w:line="480" w:lineRule="auto"/>
        <w:jc w:val="both"/>
        <w:rPr>
          <w:i/>
          <w:szCs w:val="24"/>
        </w:rPr>
      </w:pPr>
      <w:r w:rsidRPr="009646B8">
        <w:rPr>
          <w:szCs w:val="24"/>
        </w:rPr>
        <w:t xml:space="preserve">Figure </w:t>
      </w:r>
      <w:proofErr w:type="gramStart"/>
      <w:r>
        <w:rPr>
          <w:szCs w:val="24"/>
        </w:rPr>
        <w:t>4</w:t>
      </w:r>
      <w:r w:rsidRPr="009646B8">
        <w:rPr>
          <w:szCs w:val="24"/>
        </w:rPr>
        <w:t> :</w:t>
      </w:r>
      <w:proofErr w:type="gramEnd"/>
      <w:r w:rsidRPr="009646B8">
        <w:rPr>
          <w:szCs w:val="24"/>
        </w:rPr>
        <w:t xml:space="preserve"> Time-lapse MALM</w:t>
      </w:r>
      <w:r>
        <w:rPr>
          <w:szCs w:val="24"/>
        </w:rPr>
        <w:t xml:space="preserve"> </w:t>
      </w:r>
      <w:r w:rsidRPr="009646B8">
        <w:rPr>
          <w:szCs w:val="24"/>
        </w:rPr>
        <w:t>Measurements During a Saline Tracer Injection</w:t>
      </w:r>
      <w:r>
        <w:rPr>
          <w:szCs w:val="24"/>
        </w:rPr>
        <w:t>.</w:t>
      </w:r>
    </w:p>
    <w:p w14:paraId="363CAF8A" w14:textId="3725B23F" w:rsidR="00E30E05" w:rsidRDefault="00E30E05" w:rsidP="00654ED3">
      <w:pPr>
        <w:pStyle w:val="FigureLegend"/>
        <w:spacing w:line="480" w:lineRule="auto"/>
        <w:jc w:val="both"/>
        <w:rPr>
          <w:szCs w:val="24"/>
        </w:rPr>
      </w:pPr>
    </w:p>
    <w:p w14:paraId="59B43BB7" w14:textId="2C9A68C4" w:rsidR="00654ED3" w:rsidRDefault="00654ED3" w:rsidP="00654ED3">
      <w:pPr>
        <w:pStyle w:val="FigureLegend"/>
        <w:spacing w:line="480" w:lineRule="auto"/>
        <w:jc w:val="both"/>
        <w:rPr>
          <w:szCs w:val="24"/>
        </w:rPr>
      </w:pPr>
    </w:p>
    <w:p w14:paraId="3AB1F355" w14:textId="77777777" w:rsidR="00654ED3" w:rsidRDefault="00654ED3" w:rsidP="00654ED3">
      <w:pPr>
        <w:pStyle w:val="FigureLegend"/>
        <w:spacing w:line="480" w:lineRule="auto"/>
        <w:jc w:val="both"/>
        <w:rPr>
          <w:szCs w:val="24"/>
        </w:rPr>
      </w:pPr>
    </w:p>
    <w:p w14:paraId="4DD309C0" w14:textId="77777777" w:rsidR="004E4864" w:rsidRPr="009646B8" w:rsidRDefault="004E4864" w:rsidP="00654552"/>
    <w:sectPr w:rsidR="004E4864" w:rsidRPr="009646B8" w:rsidSect="007D4C1F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" w:author="Mary Benjamin" w:date="2020-03-10T13:48:00Z" w:initials="MB">
    <w:p w14:paraId="6556F5D7" w14:textId="6F4FB1C1" w:rsidR="007E0656" w:rsidRDefault="007E0656">
      <w:pPr>
        <w:pStyle w:val="CommentText"/>
      </w:pPr>
      <w:r>
        <w:rPr>
          <w:rStyle w:val="CommentReference"/>
        </w:rPr>
        <w:annotationRef/>
      </w:r>
      <w:r>
        <w:t>Figure from SOIL article Mary et al. 2020</w:t>
      </w:r>
    </w:p>
  </w:comment>
  <w:comment w:id="7" w:author="Mary Benjamin" w:date="2020-02-28T19:32:00Z" w:initials="MB">
    <w:p w14:paraId="48327131" w14:textId="77777777" w:rsidR="00222936" w:rsidRDefault="00222936" w:rsidP="00222936">
      <w:pPr>
        <w:pStyle w:val="ListParagraph"/>
        <w:numPr>
          <w:ilvl w:val="0"/>
          <w:numId w:val="4"/>
        </w:numPr>
      </w:pPr>
      <w:r>
        <w:rPr>
          <w:rStyle w:val="CommentReference"/>
        </w:rPr>
        <w:annotationRef/>
      </w:r>
      <w:r w:rsidRPr="00E30E05">
        <w:t>Solve Darcy equation</w:t>
      </w:r>
    </w:p>
    <w:p w14:paraId="522D4C6D" w14:textId="77777777" w:rsidR="00222936" w:rsidRDefault="00222936" w:rsidP="00222936">
      <w:pPr>
        <w:pStyle w:val="ListParagraph"/>
        <w:numPr>
          <w:ilvl w:val="0"/>
          <w:numId w:val="4"/>
        </w:numPr>
      </w:pPr>
      <w:r w:rsidRPr="00CA0E14">
        <w:t>Solve Advection-diffusion equation</w:t>
      </w:r>
    </w:p>
    <w:p w14:paraId="2ED9D375" w14:textId="77777777" w:rsidR="00222936" w:rsidRPr="00CA0E14" w:rsidRDefault="00222936" w:rsidP="00222936">
      <w:pPr>
        <w:pStyle w:val="ListParagraph"/>
        <w:numPr>
          <w:ilvl w:val="0"/>
          <w:numId w:val="4"/>
        </w:numPr>
      </w:pPr>
      <w:r w:rsidRPr="00CA0E14">
        <w:t>Calculate bulk resistivity based on Archie's Law</w:t>
      </w:r>
    </w:p>
    <w:p w14:paraId="4E2628AF" w14:textId="28F39EB6" w:rsidR="00222936" w:rsidRDefault="00222936">
      <w:pPr>
        <w:pStyle w:val="CommentText"/>
      </w:pPr>
    </w:p>
  </w:comment>
  <w:comment w:id="10" w:author="Mary Benjamin" w:date="2020-03-10T13:46:00Z" w:initials="MB">
    <w:p w14:paraId="0286CECD" w14:textId="08B83584" w:rsidR="007E0656" w:rsidRDefault="007E0656">
      <w:pPr>
        <w:pStyle w:val="CommentText"/>
      </w:pPr>
      <w:r>
        <w:rPr>
          <w:rStyle w:val="CommentReference"/>
        </w:rPr>
        <w:annotationRef/>
      </w:r>
    </w:p>
  </w:comment>
  <w:comment w:id="11" w:author="Mary Benjamin" w:date="2020-03-10T13:45:00Z" w:initials="MB">
    <w:p w14:paraId="208749A4" w14:textId="0990FF26" w:rsidR="007E0656" w:rsidRDefault="007E0656">
      <w:pPr>
        <w:pStyle w:val="CommentText"/>
      </w:pPr>
      <w:r>
        <w:rPr>
          <w:rStyle w:val="CommentReference"/>
        </w:rPr>
        <w:annotationRef/>
      </w:r>
      <w:r>
        <w:t>Salt tracer no more visible with MALM for time step 6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556F5D7" w15:done="0"/>
  <w15:commentEx w15:paraId="4E2628AF" w15:done="0"/>
  <w15:commentEx w15:paraId="0286CECD" w15:done="0"/>
  <w15:commentEx w15:paraId="208749A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556F5D7" w16cid:durableId="22121910"/>
  <w16cid:commentId w16cid:paraId="4E2628AF" w16cid:durableId="2203E933"/>
  <w16cid:commentId w16cid:paraId="0286CECD" w16cid:durableId="221218C8"/>
  <w16cid:commentId w16cid:paraId="208749A4" w16cid:durableId="2212189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AE02E8" w14:textId="77777777" w:rsidR="001D3F23" w:rsidRDefault="001D3F23">
      <w:pPr>
        <w:spacing w:after="0" w:line="240" w:lineRule="auto"/>
      </w:pPr>
      <w:r>
        <w:separator/>
      </w:r>
    </w:p>
  </w:endnote>
  <w:endnote w:type="continuationSeparator" w:id="0">
    <w:p w14:paraId="3BFF8E07" w14:textId="77777777" w:rsidR="001D3F23" w:rsidRDefault="001D3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,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C0DDD4" w14:textId="77777777" w:rsidR="00E60724" w:rsidRPr="00E60724" w:rsidRDefault="002356C4" w:rsidP="00E60724">
    <w:pPr>
      <w:jc w:val="center"/>
    </w:pPr>
    <w:r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E6641B">
      <w:rPr>
        <w:noProof/>
      </w:rPr>
      <w:t>3</w:t>
    </w:r>
    <w:r>
      <w:fldChar w:fldCharType="end"/>
    </w:r>
    <w:r>
      <w:t xml:space="preserve"> of </w:t>
    </w:r>
    <w:r w:rsidR="006511BA">
      <w:rPr>
        <w:noProof/>
      </w:rPr>
      <w:fldChar w:fldCharType="begin"/>
    </w:r>
    <w:r w:rsidR="006511BA">
      <w:rPr>
        <w:noProof/>
      </w:rPr>
      <w:instrText xml:space="preserve"> NUMPAGES  \* MERGEFORMAT </w:instrText>
    </w:r>
    <w:r w:rsidR="006511BA">
      <w:rPr>
        <w:noProof/>
      </w:rPr>
      <w:fldChar w:fldCharType="separate"/>
    </w:r>
    <w:r w:rsidR="00E6641B">
      <w:rPr>
        <w:noProof/>
      </w:rPr>
      <w:t>3</w:t>
    </w:r>
    <w:r w:rsidR="006511BA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929587" w14:textId="77777777" w:rsidR="00E60724" w:rsidRPr="00E60724" w:rsidRDefault="001D3F23" w:rsidP="00E60724">
    <w:pPr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FA0E96" w14:textId="77777777" w:rsidR="00E60724" w:rsidRPr="00E60724" w:rsidRDefault="002356C4" w:rsidP="00E60724">
    <w:pPr>
      <w:jc w:val="center"/>
    </w:pPr>
    <w:r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E6641B">
      <w:rPr>
        <w:noProof/>
      </w:rPr>
      <w:t>3</w:t>
    </w:r>
    <w:r>
      <w:fldChar w:fldCharType="end"/>
    </w:r>
    <w:r>
      <w:t xml:space="preserve"> of </w:t>
    </w:r>
    <w:r w:rsidR="006511BA">
      <w:rPr>
        <w:noProof/>
      </w:rPr>
      <w:fldChar w:fldCharType="begin"/>
    </w:r>
    <w:r w:rsidR="006511BA">
      <w:rPr>
        <w:noProof/>
      </w:rPr>
      <w:instrText xml:space="preserve"> NUMPAGES  \* MERGEFORMAT </w:instrText>
    </w:r>
    <w:r w:rsidR="006511BA">
      <w:rPr>
        <w:noProof/>
      </w:rPr>
      <w:fldChar w:fldCharType="separate"/>
    </w:r>
    <w:r w:rsidR="00E6641B">
      <w:rPr>
        <w:noProof/>
      </w:rPr>
      <w:t>3</w:t>
    </w:r>
    <w:r w:rsidR="006511BA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543FD2" w14:textId="77777777" w:rsidR="001D3F23" w:rsidRDefault="001D3F23">
      <w:pPr>
        <w:spacing w:after="0" w:line="240" w:lineRule="auto"/>
      </w:pPr>
      <w:r>
        <w:separator/>
      </w:r>
    </w:p>
  </w:footnote>
  <w:footnote w:type="continuationSeparator" w:id="0">
    <w:p w14:paraId="7813CCBB" w14:textId="77777777" w:rsidR="001D3F23" w:rsidRDefault="001D3F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1542B7" w14:textId="77777777" w:rsidR="00E60724" w:rsidRPr="00E60724" w:rsidRDefault="002356C4" w:rsidP="00E60724">
    <w:pPr>
      <w:jc w:val="center"/>
    </w:pPr>
    <w:r w:rsidRPr="00E60724">
      <w:t xml:space="preserve">Publisher: AGRONOMY; Journal: </w:t>
    </w:r>
    <w:proofErr w:type="spellStart"/>
    <w:proofErr w:type="gramStart"/>
    <w:r w:rsidRPr="00E60724">
      <w:t>AGROJNL:Agronomy</w:t>
    </w:r>
    <w:proofErr w:type="spellEnd"/>
    <w:proofErr w:type="gramEnd"/>
    <w:r w:rsidRPr="00E60724">
      <w:t xml:space="preserve"> Journal; Copyright: Will notify...</w:t>
    </w:r>
  </w:p>
  <w:p w14:paraId="62AD5F6A" w14:textId="77777777" w:rsidR="00E60724" w:rsidRPr="00E60724" w:rsidRDefault="002356C4" w:rsidP="00E60724">
    <w:pPr>
      <w:jc w:val="center"/>
    </w:pPr>
    <w:r w:rsidRPr="00E60724">
      <w:t>Volume: Will notify...; Issue: Will notify...; Manuscript: aj-2017-08-0123-a; DOI</w:t>
    </w:r>
    <w:proofErr w:type="gramStart"/>
    <w:r w:rsidRPr="00E60724">
      <w:t>: ;</w:t>
    </w:r>
    <w:proofErr w:type="gramEnd"/>
    <w:r w:rsidRPr="00E60724">
      <w:t xml:space="preserve"> PII: &lt;</w:t>
    </w:r>
    <w:proofErr w:type="spellStart"/>
    <w:r w:rsidRPr="00E60724">
      <w:t>txtPII</w:t>
    </w:r>
    <w:proofErr w:type="spellEnd"/>
    <w:r w:rsidRPr="00E60724">
      <w:t>&gt;</w:t>
    </w:r>
  </w:p>
  <w:p w14:paraId="303245F1" w14:textId="77777777" w:rsidR="00E60724" w:rsidRPr="00E60724" w:rsidRDefault="002356C4" w:rsidP="00E60724">
    <w:pPr>
      <w:jc w:val="center"/>
    </w:pPr>
    <w:r w:rsidRPr="00E60724">
      <w:t>TOC Head</w:t>
    </w:r>
    <w:proofErr w:type="gramStart"/>
    <w:r w:rsidRPr="00E60724">
      <w:t>: ;</w:t>
    </w:r>
    <w:proofErr w:type="gramEnd"/>
    <w:r w:rsidRPr="00E60724">
      <w:t xml:space="preserve"> Section Head: ; Article Type: ARTICLE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86522" w14:textId="77777777" w:rsidR="00E60724" w:rsidRPr="00E60724" w:rsidRDefault="001D3F23" w:rsidP="00E60724">
    <w:pPr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FA917A" w14:textId="77777777" w:rsidR="00E60724" w:rsidRPr="00E60724" w:rsidRDefault="002356C4" w:rsidP="00E60724">
    <w:pPr>
      <w:jc w:val="center"/>
    </w:pPr>
    <w:r w:rsidRPr="00E60724">
      <w:t xml:space="preserve">Publisher: AGRONOMY; Journal: </w:t>
    </w:r>
    <w:proofErr w:type="spellStart"/>
    <w:proofErr w:type="gramStart"/>
    <w:r w:rsidRPr="00E60724">
      <w:t>AGROJNL:Agronomy</w:t>
    </w:r>
    <w:proofErr w:type="spellEnd"/>
    <w:proofErr w:type="gramEnd"/>
    <w:r w:rsidRPr="00E60724">
      <w:t xml:space="preserve"> Journal; Copyright: Will notify...</w:t>
    </w:r>
  </w:p>
  <w:p w14:paraId="5AABCEDC" w14:textId="77777777" w:rsidR="00E60724" w:rsidRPr="00E60724" w:rsidRDefault="002356C4" w:rsidP="00E60724">
    <w:pPr>
      <w:jc w:val="center"/>
    </w:pPr>
    <w:r w:rsidRPr="00E60724">
      <w:t>Volume: Will notify...; Issue: Will notify...; Manuscript: aj-2017-08-0123-a; DOI</w:t>
    </w:r>
    <w:proofErr w:type="gramStart"/>
    <w:r w:rsidRPr="00E60724">
      <w:t>: ;</w:t>
    </w:r>
    <w:proofErr w:type="gramEnd"/>
    <w:r w:rsidRPr="00E60724">
      <w:t xml:space="preserve"> PII: &lt;</w:t>
    </w:r>
    <w:proofErr w:type="spellStart"/>
    <w:r w:rsidRPr="00E60724">
      <w:t>txtPII</w:t>
    </w:r>
    <w:proofErr w:type="spellEnd"/>
    <w:r w:rsidRPr="00E60724">
      <w:t>&gt;</w:t>
    </w:r>
  </w:p>
  <w:p w14:paraId="0C2BAA16" w14:textId="77777777" w:rsidR="00E60724" w:rsidRPr="00E60724" w:rsidRDefault="002356C4" w:rsidP="00E60724">
    <w:pPr>
      <w:jc w:val="center"/>
    </w:pPr>
    <w:r w:rsidRPr="00E60724">
      <w:t>TOC Head</w:t>
    </w:r>
    <w:proofErr w:type="gramStart"/>
    <w:r w:rsidRPr="00E60724">
      <w:t>: ;</w:t>
    </w:r>
    <w:proofErr w:type="gramEnd"/>
    <w:r w:rsidRPr="00E60724">
      <w:t xml:space="preserve"> Section Head: ; Article Type: ARTICLE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852E8"/>
    <w:multiLevelType w:val="hybridMultilevel"/>
    <w:tmpl w:val="D8A82D44"/>
    <w:lvl w:ilvl="0" w:tplc="1562A3F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5C5DC2"/>
    <w:multiLevelType w:val="multilevel"/>
    <w:tmpl w:val="041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31B62D6"/>
    <w:multiLevelType w:val="multilevel"/>
    <w:tmpl w:val="FB628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417144"/>
    <w:multiLevelType w:val="hybridMultilevel"/>
    <w:tmpl w:val="457AE824"/>
    <w:lvl w:ilvl="0" w:tplc="C7EE81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3C0613"/>
    <w:multiLevelType w:val="hybridMultilevel"/>
    <w:tmpl w:val="4B7C5FF4"/>
    <w:lvl w:ilvl="0" w:tplc="1562A3F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3870FD"/>
    <w:multiLevelType w:val="hybridMultilevel"/>
    <w:tmpl w:val="AEDCBD4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ry Benjamin">
    <w15:presenceInfo w15:providerId="AD" w15:userId="S-1-5-21-1725352443-3257360756-524042477-10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D24"/>
    <w:rsid w:val="000354E8"/>
    <w:rsid w:val="00045CFB"/>
    <w:rsid w:val="00053587"/>
    <w:rsid w:val="001300EC"/>
    <w:rsid w:val="00146D84"/>
    <w:rsid w:val="0018033B"/>
    <w:rsid w:val="00185374"/>
    <w:rsid w:val="001A1DB6"/>
    <w:rsid w:val="001B54A7"/>
    <w:rsid w:val="001D3F23"/>
    <w:rsid w:val="00222936"/>
    <w:rsid w:val="002356C4"/>
    <w:rsid w:val="002411E6"/>
    <w:rsid w:val="00244B41"/>
    <w:rsid w:val="0028022F"/>
    <w:rsid w:val="002C5E43"/>
    <w:rsid w:val="00310479"/>
    <w:rsid w:val="003229EE"/>
    <w:rsid w:val="003444FC"/>
    <w:rsid w:val="00376B32"/>
    <w:rsid w:val="00394817"/>
    <w:rsid w:val="003F732D"/>
    <w:rsid w:val="004041BD"/>
    <w:rsid w:val="0041501B"/>
    <w:rsid w:val="004157FF"/>
    <w:rsid w:val="004451A7"/>
    <w:rsid w:val="004509F1"/>
    <w:rsid w:val="00476053"/>
    <w:rsid w:val="004802BA"/>
    <w:rsid w:val="004877C3"/>
    <w:rsid w:val="004A4D62"/>
    <w:rsid w:val="004B49BC"/>
    <w:rsid w:val="004B5E2D"/>
    <w:rsid w:val="004C2555"/>
    <w:rsid w:val="004D7621"/>
    <w:rsid w:val="004E3968"/>
    <w:rsid w:val="004E4864"/>
    <w:rsid w:val="00501BAF"/>
    <w:rsid w:val="00516BE6"/>
    <w:rsid w:val="00521AB7"/>
    <w:rsid w:val="0052366E"/>
    <w:rsid w:val="00533091"/>
    <w:rsid w:val="005832C4"/>
    <w:rsid w:val="00597109"/>
    <w:rsid w:val="006158F7"/>
    <w:rsid w:val="00630237"/>
    <w:rsid w:val="00632BCA"/>
    <w:rsid w:val="006511BA"/>
    <w:rsid w:val="00654552"/>
    <w:rsid w:val="00654ED3"/>
    <w:rsid w:val="006E35A8"/>
    <w:rsid w:val="00767F4B"/>
    <w:rsid w:val="007960D2"/>
    <w:rsid w:val="007D3B20"/>
    <w:rsid w:val="007D4192"/>
    <w:rsid w:val="007D4C1F"/>
    <w:rsid w:val="007E0656"/>
    <w:rsid w:val="007E4B5F"/>
    <w:rsid w:val="007F1996"/>
    <w:rsid w:val="007F6715"/>
    <w:rsid w:val="00810F19"/>
    <w:rsid w:val="008451E9"/>
    <w:rsid w:val="00870683"/>
    <w:rsid w:val="00877B03"/>
    <w:rsid w:val="00877C2C"/>
    <w:rsid w:val="008C0092"/>
    <w:rsid w:val="008D40E5"/>
    <w:rsid w:val="008E3D4B"/>
    <w:rsid w:val="0091745B"/>
    <w:rsid w:val="00934BC2"/>
    <w:rsid w:val="00956FEF"/>
    <w:rsid w:val="009646B8"/>
    <w:rsid w:val="00982738"/>
    <w:rsid w:val="009C53F2"/>
    <w:rsid w:val="009E20EF"/>
    <w:rsid w:val="009F2B6E"/>
    <w:rsid w:val="00A70040"/>
    <w:rsid w:val="00A724A7"/>
    <w:rsid w:val="00A867CE"/>
    <w:rsid w:val="00A943BA"/>
    <w:rsid w:val="00AA3F93"/>
    <w:rsid w:val="00AE0BA5"/>
    <w:rsid w:val="00AE1D24"/>
    <w:rsid w:val="00AF2B0E"/>
    <w:rsid w:val="00AF60ED"/>
    <w:rsid w:val="00B05DE2"/>
    <w:rsid w:val="00B2027B"/>
    <w:rsid w:val="00B227D7"/>
    <w:rsid w:val="00B24D6F"/>
    <w:rsid w:val="00B40F44"/>
    <w:rsid w:val="00B83118"/>
    <w:rsid w:val="00BA1E4B"/>
    <w:rsid w:val="00BB0586"/>
    <w:rsid w:val="00BC0159"/>
    <w:rsid w:val="00C2481B"/>
    <w:rsid w:val="00C3247E"/>
    <w:rsid w:val="00C4795A"/>
    <w:rsid w:val="00C6667E"/>
    <w:rsid w:val="00C7121B"/>
    <w:rsid w:val="00CA0E14"/>
    <w:rsid w:val="00CC6392"/>
    <w:rsid w:val="00D00EA2"/>
    <w:rsid w:val="00D237E0"/>
    <w:rsid w:val="00D27333"/>
    <w:rsid w:val="00D3262D"/>
    <w:rsid w:val="00D35495"/>
    <w:rsid w:val="00D63017"/>
    <w:rsid w:val="00DC4448"/>
    <w:rsid w:val="00E0105B"/>
    <w:rsid w:val="00E048A2"/>
    <w:rsid w:val="00E30E05"/>
    <w:rsid w:val="00E42200"/>
    <w:rsid w:val="00E6641B"/>
    <w:rsid w:val="00E8400F"/>
    <w:rsid w:val="00EB61BE"/>
    <w:rsid w:val="00EB6CB4"/>
    <w:rsid w:val="00EB6D44"/>
    <w:rsid w:val="00ED6792"/>
    <w:rsid w:val="00EE3501"/>
    <w:rsid w:val="00EE549A"/>
    <w:rsid w:val="00F321AF"/>
    <w:rsid w:val="00F51154"/>
    <w:rsid w:val="00F54BE2"/>
    <w:rsid w:val="00F7163A"/>
    <w:rsid w:val="00F90BBF"/>
    <w:rsid w:val="00FB7892"/>
    <w:rsid w:val="00FE2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AAFB63"/>
  <w15:docId w15:val="{0EBB6DFD-FAC0-492A-9D6E-292BB08CA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0EF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20EF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20EF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20EF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20EF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20EF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0EF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0EF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0EF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1D2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E1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stract">
    <w:name w:val="Abstract"/>
    <w:basedOn w:val="Normal"/>
    <w:rsid w:val="00AE1D24"/>
    <w:pPr>
      <w:spacing w:before="120" w:after="0" w:line="240" w:lineRule="auto"/>
      <w:ind w:firstLine="36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AbstractTitle">
    <w:name w:val="Abstract_Title"/>
    <w:basedOn w:val="H1"/>
    <w:rsid w:val="00AE1D24"/>
    <w:rPr>
      <w:sz w:val="20"/>
    </w:rPr>
  </w:style>
  <w:style w:type="paragraph" w:customStyle="1" w:styleId="Ack">
    <w:name w:val="Ack"/>
    <w:basedOn w:val="Normal"/>
    <w:rsid w:val="00AE1D24"/>
    <w:pPr>
      <w:spacing w:before="120" w:after="0" w:line="240" w:lineRule="auto"/>
      <w:ind w:firstLine="72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H2">
    <w:name w:val="H2"/>
    <w:basedOn w:val="Normal"/>
    <w:rsid w:val="00AE1D24"/>
    <w:pPr>
      <w:keepNext/>
      <w:spacing w:before="240" w:after="0" w:line="240" w:lineRule="auto"/>
      <w:jc w:val="center"/>
      <w:outlineLvl w:val="1"/>
    </w:pPr>
    <w:rPr>
      <w:rFonts w:ascii="Times New Roman" w:eastAsia="Times New Roman" w:hAnsi="Times New Roman" w:cs="Times New Roman"/>
      <w:b/>
      <w:kern w:val="28"/>
      <w:sz w:val="24"/>
      <w:szCs w:val="20"/>
    </w:rPr>
  </w:style>
  <w:style w:type="paragraph" w:customStyle="1" w:styleId="AckTitle">
    <w:name w:val="Ack_Title"/>
    <w:basedOn w:val="H2"/>
    <w:rsid w:val="00AE1D24"/>
    <w:rPr>
      <w:caps/>
    </w:rPr>
  </w:style>
  <w:style w:type="paragraph" w:customStyle="1" w:styleId="Authors">
    <w:name w:val="Authors"/>
    <w:rsid w:val="00AE1D24"/>
    <w:pPr>
      <w:spacing w:before="240"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H1">
    <w:name w:val="H1"/>
    <w:basedOn w:val="Normal"/>
    <w:rsid w:val="00AE1D24"/>
    <w:pPr>
      <w:keepNext/>
      <w:spacing w:before="240" w:after="0" w:line="24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28"/>
      <w:szCs w:val="20"/>
    </w:rPr>
  </w:style>
  <w:style w:type="paragraph" w:customStyle="1" w:styleId="ArticleTitle">
    <w:name w:val="Article_Title"/>
    <w:basedOn w:val="Normal"/>
    <w:rsid w:val="00AE1D24"/>
    <w:pPr>
      <w:keepNext/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b/>
      <w:kern w:val="28"/>
      <w:sz w:val="28"/>
      <w:szCs w:val="20"/>
    </w:rPr>
  </w:style>
  <w:style w:type="paragraph" w:customStyle="1" w:styleId="Affiliations">
    <w:name w:val="Affiliations"/>
    <w:basedOn w:val="Normal"/>
    <w:rsid w:val="00AE1D24"/>
    <w:pPr>
      <w:spacing w:before="240"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ibReference">
    <w:name w:val="Bib_Reference"/>
    <w:rsid w:val="00AE1D24"/>
    <w:pPr>
      <w:spacing w:before="120" w:after="0" w:line="240" w:lineRule="auto"/>
      <w:ind w:left="360" w:hanging="36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ibTitle">
    <w:name w:val="Bib_Title"/>
    <w:basedOn w:val="Normal"/>
    <w:rsid w:val="00AE1D24"/>
    <w:pPr>
      <w:keepNext/>
      <w:spacing w:before="240" w:after="0" w:line="24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24"/>
      <w:szCs w:val="20"/>
    </w:rPr>
  </w:style>
  <w:style w:type="paragraph" w:customStyle="1" w:styleId="Equation">
    <w:name w:val="Equation"/>
    <w:rsid w:val="00AE1D24"/>
    <w:pPr>
      <w:spacing w:before="120" w:after="0" w:line="240" w:lineRule="auto"/>
      <w:ind w:left="1440" w:right="144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FigureLegend">
    <w:name w:val="Figure_Legend"/>
    <w:basedOn w:val="Normal"/>
    <w:rsid w:val="00AE1D24"/>
    <w:pPr>
      <w:spacing w:before="240"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H3">
    <w:name w:val="H3"/>
    <w:basedOn w:val="Normal"/>
    <w:rsid w:val="00AE1D24"/>
    <w:pPr>
      <w:keepNext/>
      <w:spacing w:before="240" w:after="0" w:line="240" w:lineRule="auto"/>
      <w:outlineLvl w:val="2"/>
    </w:pPr>
    <w:rPr>
      <w:rFonts w:ascii="Times New Roman" w:eastAsia="Times New Roman" w:hAnsi="Times New Roman" w:cs="Times New Roman"/>
      <w:b/>
      <w:kern w:val="28"/>
      <w:sz w:val="24"/>
      <w:szCs w:val="20"/>
    </w:rPr>
  </w:style>
  <w:style w:type="paragraph" w:customStyle="1" w:styleId="H4">
    <w:name w:val="H4"/>
    <w:basedOn w:val="Normal"/>
    <w:rsid w:val="00AE1D24"/>
    <w:pPr>
      <w:keepNext/>
      <w:spacing w:before="240" w:after="0" w:line="240" w:lineRule="auto"/>
      <w:outlineLvl w:val="3"/>
    </w:pPr>
    <w:rPr>
      <w:rFonts w:ascii="Times New Roman" w:eastAsia="Times New Roman" w:hAnsi="Times New Roman" w:cs="Times New Roman"/>
      <w:b/>
      <w:kern w:val="28"/>
      <w:sz w:val="20"/>
      <w:szCs w:val="20"/>
    </w:rPr>
  </w:style>
  <w:style w:type="paragraph" w:customStyle="1" w:styleId="Keywords">
    <w:name w:val="Keywords"/>
    <w:rsid w:val="00AE1D24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LeftRunhead">
    <w:name w:val="Left_Runhead"/>
    <w:rsid w:val="00AE1D24"/>
    <w:pPr>
      <w:spacing w:before="120"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ParaText">
    <w:name w:val="Para_Text"/>
    <w:link w:val="ParaTextChar"/>
    <w:rsid w:val="00AE1D24"/>
    <w:pPr>
      <w:spacing w:before="120" w:after="0" w:line="240" w:lineRule="auto"/>
      <w:ind w:firstLine="360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TableBody">
    <w:name w:val="Table_Body"/>
    <w:basedOn w:val="Normal"/>
    <w:rsid w:val="00AE1D2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Abbreviations">
    <w:name w:val="Abbreviations"/>
    <w:basedOn w:val="Normal"/>
    <w:rsid w:val="00AE1D24"/>
    <w:pPr>
      <w:spacing w:before="120"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Footnote">
    <w:name w:val="Table_Footnote"/>
    <w:basedOn w:val="Normal"/>
    <w:rsid w:val="00AE1D24"/>
    <w:pPr>
      <w:spacing w:before="120" w:after="0" w:line="240" w:lineRule="auto"/>
    </w:pPr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FlushLeft">
    <w:name w:val="Flush_Left"/>
    <w:rsid w:val="00AE1D24"/>
    <w:pPr>
      <w:spacing w:before="120"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TableHead">
    <w:name w:val="Table_Head"/>
    <w:basedOn w:val="Normal"/>
    <w:rsid w:val="00AE1D24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TableTitle">
    <w:name w:val="Table_Title"/>
    <w:basedOn w:val="Normal"/>
    <w:rsid w:val="00AE1D24"/>
    <w:pPr>
      <w:spacing w:before="240" w:after="0" w:line="240" w:lineRule="auto"/>
    </w:pPr>
    <w:rPr>
      <w:rFonts w:ascii="Times New Roman" w:eastAsia="Times New Roman" w:hAnsi="Times New Roman" w:cs="Times New Roman"/>
      <w:b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7D4C1F"/>
  </w:style>
  <w:style w:type="character" w:styleId="CommentReference">
    <w:name w:val="annotation reference"/>
    <w:basedOn w:val="DefaultParagraphFont"/>
    <w:uiPriority w:val="99"/>
    <w:semiHidden/>
    <w:unhideWhenUsed/>
    <w:rsid w:val="009C53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3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3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3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3F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5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3F2"/>
    <w:rPr>
      <w:rFonts w:ascii="Tahoma" w:hAnsi="Tahoma" w:cs="Tahoma"/>
      <w:sz w:val="16"/>
      <w:szCs w:val="16"/>
    </w:rPr>
  </w:style>
  <w:style w:type="paragraph" w:customStyle="1" w:styleId="List1">
    <w:name w:val="List_1"/>
    <w:rsid w:val="00B83118"/>
    <w:pPr>
      <w:spacing w:before="120" w:after="0" w:line="240" w:lineRule="auto"/>
      <w:ind w:left="720" w:hanging="36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ListNUM">
    <w:name w:val="List_NUM"/>
    <w:rsid w:val="00B83118"/>
    <w:pPr>
      <w:spacing w:after="0" w:line="240" w:lineRule="auto"/>
      <w:ind w:left="720" w:hanging="36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MTEquationSection">
    <w:name w:val="MTEquationSection"/>
    <w:basedOn w:val="DefaultParagraphFont"/>
    <w:rsid w:val="00E6641B"/>
    <w:rPr>
      <w:b/>
      <w:vanish/>
      <w:color w:val="FF0000"/>
    </w:rPr>
  </w:style>
  <w:style w:type="paragraph" w:customStyle="1" w:styleId="MTDisplayEquation">
    <w:name w:val="MTDisplayEquation"/>
    <w:basedOn w:val="ParaText"/>
    <w:next w:val="Normal"/>
    <w:link w:val="MTDisplayEquationChar"/>
    <w:rsid w:val="00E6641B"/>
    <w:pPr>
      <w:tabs>
        <w:tab w:val="center" w:pos="4680"/>
        <w:tab w:val="right" w:pos="9360"/>
      </w:tabs>
    </w:pPr>
  </w:style>
  <w:style w:type="character" w:customStyle="1" w:styleId="ParaTextChar">
    <w:name w:val="Para_Text Char"/>
    <w:basedOn w:val="DefaultParagraphFont"/>
    <w:link w:val="ParaText"/>
    <w:rsid w:val="00E6641B"/>
    <w:rPr>
      <w:rFonts w:ascii="Times New Roman" w:eastAsia="Times New Roman" w:hAnsi="Times New Roman" w:cs="Times New Roman"/>
      <w:sz w:val="24"/>
      <w:szCs w:val="20"/>
    </w:rPr>
  </w:style>
  <w:style w:type="character" w:customStyle="1" w:styleId="MTDisplayEquationChar">
    <w:name w:val="MTDisplayEquation Char"/>
    <w:basedOn w:val="ParaTextChar"/>
    <w:link w:val="MTDisplayEquation"/>
    <w:rsid w:val="00E6641B"/>
    <w:rPr>
      <w:rFonts w:ascii="Times New Roman" w:eastAsia="Times New Roman" w:hAnsi="Times New Roman" w:cs="Times New Roman"/>
      <w:sz w:val="24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D419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5455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A0E1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E20EF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E20E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20E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20EF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20EF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20E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0E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0E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0E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3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www.sciencedirect.com/science/article/pii/S0098300419308192" TargetMode="External"/><Relationship Id="rId19" Type="http://schemas.openxmlformats.org/officeDocument/2006/relationships/image" Target="media/image6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www.sciencedirect.com/science/article/pii/S0098300419308192" TargetMode="External"/><Relationship Id="rId14" Type="http://schemas.microsoft.com/office/2016/09/relationships/commentsIds" Target="commentsIds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hyperlink" Target="mailto:benjamin.mary@unipd.i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E05FC2-76C7-4103-BE12-632CD0773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6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eXtyles Citation Match Check</dc:creator>
  <cp:lastModifiedBy>Mary Benjamin</cp:lastModifiedBy>
  <cp:revision>31</cp:revision>
  <dcterms:created xsi:type="dcterms:W3CDTF">2020-02-14T16:48:00Z</dcterms:created>
  <dcterms:modified xsi:type="dcterms:W3CDTF">2020-03-16T13:13:00Z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  <property fmtid="{D5CDD505-2E9C-101B-9397-08002B2CF9AE}" pid="5" name="MTWinEqns">
    <vt:bool>true</vt:bool>
  </property>
</Properties>
</file>